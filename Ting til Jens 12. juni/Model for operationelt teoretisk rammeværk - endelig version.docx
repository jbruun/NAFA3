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B6711" w14:textId="6FC1C1D8" w:rsidR="00BD2B26" w:rsidRDefault="00F520C7" w:rsidP="00503923">
      <w:pPr>
        <w:pStyle w:val="1Overskrift1UdenNummer"/>
      </w:pPr>
      <w:bookmarkStart w:id="0" w:name="_Toc100833476"/>
      <w:r>
        <w:t>Model for op</w:t>
      </w:r>
      <w:r w:rsidR="006F0BEA">
        <w:t>e</w:t>
      </w:r>
      <w:r>
        <w:t>rationelt teoretisk rammeværk</w:t>
      </w:r>
      <w:bookmarkEnd w:id="0"/>
    </w:p>
    <w:p w14:paraId="1F0DE15A" w14:textId="77777777" w:rsidR="00F66720" w:rsidRDefault="00F66720" w:rsidP="00503923">
      <w:pPr>
        <w:pStyle w:val="Forside"/>
      </w:pPr>
    </w:p>
    <w:p w14:paraId="113CA4D7" w14:textId="77777777" w:rsidR="00AC0030" w:rsidRPr="00C45462" w:rsidRDefault="00AC0030" w:rsidP="00AC0030">
      <w:pPr>
        <w:pStyle w:val="Forsidemanchet"/>
        <w:rPr>
          <w:lang w:val="da-DK"/>
        </w:rPr>
      </w:pPr>
      <w:r w:rsidRPr="00C45462">
        <w:rPr>
          <w:lang w:val="da-DK"/>
        </w:rPr>
        <w:t xml:space="preserve">Jens </w:t>
      </w:r>
      <w:proofErr w:type="spellStart"/>
      <w:r w:rsidRPr="00C45462">
        <w:rPr>
          <w:lang w:val="da-DK"/>
        </w:rPr>
        <w:t>Dolin</w:t>
      </w:r>
      <w:proofErr w:type="spellEnd"/>
      <w:r w:rsidRPr="00C45462">
        <w:rPr>
          <w:lang w:val="da-DK"/>
        </w:rPr>
        <w:t>, IND, KU</w:t>
      </w:r>
    </w:p>
    <w:p w14:paraId="0434B576" w14:textId="479C20F7" w:rsidR="00F520C7" w:rsidRPr="00C45462" w:rsidRDefault="00F520C7" w:rsidP="00503923">
      <w:pPr>
        <w:pStyle w:val="Forsidemanchet"/>
        <w:rPr>
          <w:lang w:val="da-DK"/>
        </w:rPr>
      </w:pPr>
      <w:r w:rsidRPr="00C45462">
        <w:rPr>
          <w:lang w:val="da-DK"/>
        </w:rPr>
        <w:t>Jens Jakob Ellebæk, UC Syd</w:t>
      </w:r>
    </w:p>
    <w:p w14:paraId="52442948" w14:textId="4062C384" w:rsidR="00F520C7" w:rsidRPr="00C45462" w:rsidRDefault="00F520C7" w:rsidP="00503923">
      <w:pPr>
        <w:pStyle w:val="Forsidemanchet"/>
        <w:rPr>
          <w:lang w:val="da-DK"/>
        </w:rPr>
      </w:pPr>
      <w:r w:rsidRPr="00C45462">
        <w:rPr>
          <w:lang w:val="da-DK"/>
        </w:rPr>
        <w:t>Peer Daugbjerg, VIA UC</w:t>
      </w:r>
    </w:p>
    <w:p w14:paraId="27F374D3" w14:textId="77777777" w:rsidR="006F0BEA" w:rsidRPr="00C45462" w:rsidRDefault="006F0BEA" w:rsidP="00503923">
      <w:pPr>
        <w:pStyle w:val="Forsidemanchet"/>
        <w:rPr>
          <w:lang w:val="da-DK"/>
        </w:rPr>
      </w:pPr>
    </w:p>
    <w:p w14:paraId="3B96F437" w14:textId="773255BD" w:rsidR="00FC2D24" w:rsidRDefault="00AC0030" w:rsidP="00503923">
      <w:pPr>
        <w:pStyle w:val="Forsidemanchet"/>
        <w:rPr>
          <w:lang w:val="da-DK"/>
        </w:rPr>
      </w:pPr>
      <w:r>
        <w:rPr>
          <w:lang w:val="da-DK"/>
        </w:rPr>
        <w:t>Ap</w:t>
      </w:r>
      <w:r w:rsidR="00FC6AFE">
        <w:rPr>
          <w:lang w:val="da-DK"/>
        </w:rPr>
        <w:t>ril 2022</w:t>
      </w:r>
    </w:p>
    <w:p w14:paraId="5C9B456E" w14:textId="77777777" w:rsidR="00FC2D24" w:rsidRDefault="00FC2D24">
      <w:pPr>
        <w:tabs>
          <w:tab w:val="clear" w:pos="221"/>
        </w:tabs>
        <w:spacing w:after="200" w:line="276" w:lineRule="auto"/>
        <w:rPr>
          <w:rFonts w:ascii="Arial" w:hAnsi="Arial"/>
          <w:color w:val="FFFFFF" w:themeColor="background1"/>
          <w:sz w:val="32"/>
          <w:szCs w:val="24"/>
        </w:rPr>
      </w:pPr>
      <w:r>
        <w:br w:type="page"/>
      </w:r>
    </w:p>
    <w:p w14:paraId="5F921CAF" w14:textId="77777777" w:rsidR="00FC2D24" w:rsidRPr="00503923" w:rsidRDefault="00FC2D24" w:rsidP="00FC2D24">
      <w:pPr>
        <w:pStyle w:val="1Overskrift1UdenNummer"/>
        <w:rPr>
          <w:rFonts w:ascii="Arial" w:hAnsi="Arial"/>
          <w:sz w:val="21"/>
          <w:szCs w:val="21"/>
        </w:rPr>
      </w:pPr>
      <w:bookmarkStart w:id="1" w:name="_Toc100833477"/>
      <w:r>
        <w:rPr>
          <w:rStyle w:val="normaltextrun"/>
          <w:rFonts w:cs="Arial"/>
          <w:bCs w:val="0"/>
          <w:szCs w:val="64"/>
        </w:rPr>
        <w:lastRenderedPageBreak/>
        <w:t>Abstract</w:t>
      </w:r>
      <w:bookmarkEnd w:id="1"/>
    </w:p>
    <w:p w14:paraId="03635DC4" w14:textId="56A8190E" w:rsidR="00FC2D24" w:rsidRDefault="00FC2D24" w:rsidP="00FC2D24">
      <w:pPr>
        <w:rPr>
          <w:rStyle w:val="normaltextrun"/>
        </w:rPr>
      </w:pPr>
      <w:r>
        <w:rPr>
          <w:rStyle w:val="normaltextrun"/>
        </w:rPr>
        <w:t xml:space="preserve">Målet med projektet har været at skabe </w:t>
      </w:r>
      <w:r w:rsidRPr="00700BA0">
        <w:rPr>
          <w:rStyle w:val="normaltextrun"/>
          <w:i/>
          <w:iCs/>
        </w:rPr>
        <w:t>en model for et rammeværk</w:t>
      </w:r>
      <w:r>
        <w:rPr>
          <w:rStyle w:val="normaltextrun"/>
        </w:rPr>
        <w:t>, forstået som en sammenhængende modellering og beskrivelse af, hvordan et teoretisk rammeværk normalt struktureres i international sammenhæng, og hvad man med baggrund heri kunne tænke sig et rammeværk burde indeholde i dansk NAFA-sammenhæng. Ud fra relevant litteratur på området og fire eksempler på forskellige typer af rammeværk, kondenseres generiske retningslinjer for indholdselementer i et rammeværk. Formål, metode</w:t>
      </w:r>
      <w:r w:rsidR="004E5097">
        <w:rPr>
          <w:rStyle w:val="normaltextrun"/>
        </w:rPr>
        <w:t xml:space="preserve"> (herunder</w:t>
      </w:r>
      <w:r>
        <w:rPr>
          <w:rStyle w:val="normaltextrun"/>
        </w:rPr>
        <w:t xml:space="preserve"> </w:t>
      </w:r>
      <w:proofErr w:type="spellStart"/>
      <w:r>
        <w:rPr>
          <w:rStyle w:val="normaltextrun"/>
        </w:rPr>
        <w:t>litteraturreview</w:t>
      </w:r>
      <w:proofErr w:type="spellEnd"/>
      <w:r w:rsidR="004E5097">
        <w:rPr>
          <w:rStyle w:val="normaltextrun"/>
        </w:rPr>
        <w:t>),</w:t>
      </w:r>
      <w:r>
        <w:rPr>
          <w:rStyle w:val="normaltextrun"/>
        </w:rPr>
        <w:t xml:space="preserve"> </w:t>
      </w:r>
      <w:r w:rsidR="004E5097">
        <w:rPr>
          <w:rStyle w:val="normaltextrun"/>
        </w:rPr>
        <w:t xml:space="preserve">feedback og konsensusskabelse </w:t>
      </w:r>
      <w:r>
        <w:rPr>
          <w:rStyle w:val="normaltextrun"/>
        </w:rPr>
        <w:t>angives som nødvendige indholdselementer for alle rammeværk, mens delphi-undersøgelse, ekspertseminar</w:t>
      </w:r>
      <w:r w:rsidR="004E5097">
        <w:rPr>
          <w:rStyle w:val="normaltextrun"/>
        </w:rPr>
        <w:t xml:space="preserve"> og</w:t>
      </w:r>
      <w:r>
        <w:rPr>
          <w:rStyle w:val="normaltextrun"/>
        </w:rPr>
        <w:t xml:space="preserve"> grafiske fremstillinger anses som oplagte metoder at trække på i forbindelse med udarbejdelsen af rammeværket.</w:t>
      </w:r>
    </w:p>
    <w:p w14:paraId="1610D131" w14:textId="77777777" w:rsidR="00FC2D24" w:rsidRDefault="00FC2D24" w:rsidP="00FC2D24">
      <w:pPr>
        <w:rPr>
          <w:rStyle w:val="normaltextrun"/>
        </w:rPr>
      </w:pPr>
    </w:p>
    <w:p w14:paraId="1E3605FE" w14:textId="77777777" w:rsidR="00FC2D24" w:rsidRDefault="00FC2D24" w:rsidP="00FC2D24">
      <w:pPr>
        <w:rPr>
          <w:rStyle w:val="normaltextrun"/>
          <w:lang w:val="en-US"/>
        </w:rPr>
      </w:pPr>
      <w:r w:rsidRPr="002053A1">
        <w:rPr>
          <w:rStyle w:val="normaltextrun"/>
          <w:lang w:val="en-US"/>
        </w:rPr>
        <w:t>En</w:t>
      </w:r>
      <w:r>
        <w:rPr>
          <w:rStyle w:val="normaltextrun"/>
          <w:lang w:val="en-US"/>
        </w:rPr>
        <w:t xml:space="preserve">glish Abstract: </w:t>
      </w:r>
    </w:p>
    <w:p w14:paraId="199095CD" w14:textId="77777777" w:rsidR="00FC2D24" w:rsidRPr="002053A1" w:rsidRDefault="00FC2D24" w:rsidP="00FC2D24">
      <w:pPr>
        <w:rPr>
          <w:rStyle w:val="normaltextrun"/>
          <w:lang w:val="en-US"/>
        </w:rPr>
      </w:pPr>
    </w:p>
    <w:p w14:paraId="5ACF999C" w14:textId="26A32637" w:rsidR="00FC2D24" w:rsidRPr="00A17EB3" w:rsidRDefault="00FC2D24" w:rsidP="00FC2D24">
      <w:pPr>
        <w:rPr>
          <w:lang w:val="en-US"/>
        </w:rPr>
      </w:pPr>
      <w:r w:rsidRPr="00A17EB3">
        <w:rPr>
          <w:lang w:val="en"/>
        </w:rPr>
        <w:t xml:space="preserve">The aim of the project has been to create a model for a framework, understood as a coherent modeling and description of how a theoretical framework is usually structured in an international context, and what one would </w:t>
      </w:r>
      <w:r>
        <w:rPr>
          <w:lang w:val="en"/>
        </w:rPr>
        <w:t>expect</w:t>
      </w:r>
      <w:r w:rsidRPr="00A17EB3">
        <w:rPr>
          <w:lang w:val="en"/>
        </w:rPr>
        <w:t xml:space="preserve"> a framework to include in a Danish NAFA</w:t>
      </w:r>
      <w:r>
        <w:rPr>
          <w:lang w:val="en"/>
        </w:rPr>
        <w:t>-</w:t>
      </w:r>
      <w:r w:rsidRPr="00A17EB3">
        <w:rPr>
          <w:lang w:val="en"/>
        </w:rPr>
        <w:t>context. Based on relevant literature in the field and four examples of different types of frameworks, generic guidelines for content elements in a framework are condensed. Purpose, method</w:t>
      </w:r>
      <w:r w:rsidR="006806FB">
        <w:rPr>
          <w:lang w:val="en"/>
        </w:rPr>
        <w:t xml:space="preserve"> (including a</w:t>
      </w:r>
      <w:r w:rsidRPr="00A17EB3">
        <w:rPr>
          <w:lang w:val="en"/>
        </w:rPr>
        <w:t xml:space="preserve"> literature</w:t>
      </w:r>
      <w:r>
        <w:rPr>
          <w:lang w:val="en"/>
        </w:rPr>
        <w:t>-</w:t>
      </w:r>
      <w:r w:rsidRPr="00A17EB3">
        <w:rPr>
          <w:lang w:val="en"/>
        </w:rPr>
        <w:t>review</w:t>
      </w:r>
      <w:r w:rsidR="006806FB">
        <w:rPr>
          <w:lang w:val="en"/>
        </w:rPr>
        <w:t xml:space="preserve">), </w:t>
      </w:r>
      <w:r w:rsidR="006806FB" w:rsidRPr="00A17EB3">
        <w:rPr>
          <w:lang w:val="en"/>
        </w:rPr>
        <w:t>feedback</w:t>
      </w:r>
      <w:r w:rsidR="006806FB">
        <w:rPr>
          <w:lang w:val="en"/>
        </w:rPr>
        <w:t>,</w:t>
      </w:r>
      <w:r w:rsidR="006806FB" w:rsidRPr="00A17EB3">
        <w:rPr>
          <w:lang w:val="en"/>
        </w:rPr>
        <w:t xml:space="preserve"> and consensus</w:t>
      </w:r>
      <w:r w:rsidR="006806FB">
        <w:rPr>
          <w:lang w:val="en"/>
        </w:rPr>
        <w:t xml:space="preserve"> building</w:t>
      </w:r>
      <w:r w:rsidR="006806FB" w:rsidRPr="00A17EB3">
        <w:rPr>
          <w:lang w:val="en"/>
        </w:rPr>
        <w:t xml:space="preserve"> </w:t>
      </w:r>
      <w:r w:rsidRPr="00A17EB3">
        <w:rPr>
          <w:lang w:val="en"/>
        </w:rPr>
        <w:t xml:space="preserve">are stated as necessary content elements for all frameworks, while </w:t>
      </w:r>
      <w:proofErr w:type="spellStart"/>
      <w:r w:rsidRPr="00A17EB3">
        <w:rPr>
          <w:lang w:val="en"/>
        </w:rPr>
        <w:t>delphi</w:t>
      </w:r>
      <w:proofErr w:type="spellEnd"/>
      <w:r>
        <w:rPr>
          <w:lang w:val="en"/>
        </w:rPr>
        <w:t>-study</w:t>
      </w:r>
      <w:r w:rsidRPr="00A17EB3">
        <w:rPr>
          <w:lang w:val="en"/>
        </w:rPr>
        <w:t>, expert</w:t>
      </w:r>
      <w:r w:rsidR="006806FB">
        <w:rPr>
          <w:lang w:val="en"/>
        </w:rPr>
        <w:t xml:space="preserve"> </w:t>
      </w:r>
      <w:r w:rsidRPr="00A17EB3">
        <w:rPr>
          <w:lang w:val="en"/>
        </w:rPr>
        <w:t xml:space="preserve">seminar, graphic </w:t>
      </w:r>
      <w:r>
        <w:rPr>
          <w:lang w:val="en"/>
        </w:rPr>
        <w:t>re</w:t>
      </w:r>
      <w:r w:rsidRPr="00A17EB3">
        <w:rPr>
          <w:lang w:val="en"/>
        </w:rPr>
        <w:t xml:space="preserve">presentations, are considered obvious methods to draw on </w:t>
      </w:r>
      <w:r>
        <w:rPr>
          <w:lang w:val="en"/>
        </w:rPr>
        <w:t>while building the framew</w:t>
      </w:r>
      <w:r w:rsidRPr="00A17EB3">
        <w:rPr>
          <w:lang w:val="en"/>
        </w:rPr>
        <w:t>ork.</w:t>
      </w:r>
    </w:p>
    <w:p w14:paraId="54415600" w14:textId="67BFA58C" w:rsidR="00FC2D24" w:rsidRPr="00FC2D24" w:rsidRDefault="00FC2D24">
      <w:pPr>
        <w:tabs>
          <w:tab w:val="clear" w:pos="221"/>
        </w:tabs>
        <w:spacing w:after="200" w:line="276" w:lineRule="auto"/>
        <w:rPr>
          <w:rFonts w:ascii="Arial" w:hAnsi="Arial"/>
          <w:color w:val="FFFFFF" w:themeColor="background1"/>
          <w:sz w:val="32"/>
          <w:szCs w:val="24"/>
          <w:lang w:val="en-US"/>
        </w:rPr>
      </w:pPr>
    </w:p>
    <w:p w14:paraId="728AFC01" w14:textId="0CCA9EF8" w:rsidR="00340178" w:rsidRPr="00C45462" w:rsidRDefault="00AC0030" w:rsidP="00503923">
      <w:pPr>
        <w:pStyle w:val="Forsidemanchet"/>
        <w:rPr>
          <w:lang w:val="da-DK"/>
        </w:rPr>
        <w:sectPr w:rsidR="00340178" w:rsidRPr="00C45462" w:rsidSect="0014103C">
          <w:footerReference w:type="default" r:id="rId11"/>
          <w:headerReference w:type="first" r:id="rId12"/>
          <w:footerReference w:type="first" r:id="rId13"/>
          <w:pgSz w:w="11906" w:h="16838" w:code="9"/>
          <w:pgMar w:top="4536" w:right="1416" w:bottom="2694" w:left="1560" w:header="709" w:footer="709" w:gutter="0"/>
          <w:cols w:space="708"/>
          <w:titlePg/>
          <w:docGrid w:linePitch="360"/>
        </w:sectPr>
      </w:pPr>
      <w:r>
        <w:rPr>
          <w:lang w:val="da-DK"/>
        </w:rPr>
        <w:t>ril</w:t>
      </w:r>
      <w:r w:rsidR="00F520C7" w:rsidRPr="00C45462">
        <w:rPr>
          <w:lang w:val="da-DK"/>
        </w:rPr>
        <w:t xml:space="preserve"> 2022</w:t>
      </w:r>
      <w:r w:rsidR="00F66720" w:rsidRPr="00C45462">
        <w:rPr>
          <w:lang w:val="da-DK"/>
        </w:rPr>
        <w:t xml:space="preserve"> </w:t>
      </w:r>
    </w:p>
    <w:p w14:paraId="1B8FACE8" w14:textId="77777777" w:rsidR="006F0BEA" w:rsidRPr="00503923" w:rsidRDefault="006F0BEA" w:rsidP="00503923">
      <w:pPr>
        <w:pStyle w:val="1Overskrift1UdenNummer"/>
        <w:rPr>
          <w:rFonts w:ascii="Arial" w:hAnsi="Arial"/>
          <w:sz w:val="21"/>
          <w:szCs w:val="21"/>
        </w:rPr>
      </w:pPr>
      <w:bookmarkStart w:id="2" w:name="_Toc100833478"/>
      <w:r w:rsidRPr="00503923">
        <w:rPr>
          <w:rStyle w:val="normaltextrun"/>
          <w:rFonts w:cs="Arial"/>
          <w:bCs w:val="0"/>
          <w:szCs w:val="64"/>
        </w:rPr>
        <w:lastRenderedPageBreak/>
        <w:t>Forord</w:t>
      </w:r>
      <w:bookmarkEnd w:id="2"/>
      <w:r w:rsidRPr="00503923">
        <w:rPr>
          <w:rStyle w:val="eop"/>
          <w:rFonts w:cs="Arial"/>
          <w:bCs w:val="0"/>
          <w:szCs w:val="64"/>
        </w:rPr>
        <w:t> </w:t>
      </w:r>
    </w:p>
    <w:p w14:paraId="71E91253" w14:textId="6B0F7894" w:rsidR="006F0BEA" w:rsidRPr="00503923" w:rsidRDefault="006F0BEA" w:rsidP="00503923">
      <w:r w:rsidRPr="00503923">
        <w:rPr>
          <w:rStyle w:val="normaltextrun"/>
        </w:rPr>
        <w:t xml:space="preserve">NAFA ønsker at etablere sine forsknings- og udviklingsindsatser på tidssvarende indsigter i aktuel forskning og udvikling indenfor </w:t>
      </w:r>
      <w:r w:rsidR="00AC0030">
        <w:rPr>
          <w:rStyle w:val="normaltextrun"/>
        </w:rPr>
        <w:t xml:space="preserve">de </w:t>
      </w:r>
      <w:r w:rsidRPr="00503923">
        <w:rPr>
          <w:rStyle w:val="normaltextrun"/>
        </w:rPr>
        <w:t xml:space="preserve">respektive </w:t>
      </w:r>
      <w:r w:rsidR="00AC0030" w:rsidRPr="00503923">
        <w:rPr>
          <w:rStyle w:val="normaltextrun"/>
        </w:rPr>
        <w:t>indsats</w:t>
      </w:r>
      <w:r w:rsidRPr="00503923">
        <w:rPr>
          <w:rStyle w:val="normaltextrun"/>
        </w:rPr>
        <w:t>områder. For at få etableret en vis ensartethed i udredning af disse indsigter har NAFA ønsket af få udviklet modeller for operationelle teoretiske rammeværk, som kan bruges på tværs af NAFA-indsatser. Denne model er udviklet i tilknytning til arbejdet med State-of-the-Art (</w:t>
      </w:r>
      <w:proofErr w:type="spellStart"/>
      <w:r w:rsidRPr="00503923">
        <w:rPr>
          <w:rStyle w:val="spellingerror"/>
        </w:rPr>
        <w:t>SoA</w:t>
      </w:r>
      <w:proofErr w:type="spellEnd"/>
      <w:r w:rsidRPr="00503923">
        <w:rPr>
          <w:rStyle w:val="normaltextrun"/>
        </w:rPr>
        <w:t>) om den dobbeltdidaktiske dimension med fokus på dannelse og kompetence. </w:t>
      </w:r>
      <w:r w:rsidR="00CE56FA">
        <w:rPr>
          <w:rStyle w:val="eop"/>
        </w:rPr>
        <w:t xml:space="preserve">Modellen </w:t>
      </w:r>
      <w:r w:rsidR="00AC0030">
        <w:rPr>
          <w:rStyle w:val="eop"/>
        </w:rPr>
        <w:t xml:space="preserve">indeholder dels en begrebsafklaring af hvad der kan forstås ved et rammeværk, og dels et bud på </w:t>
      </w:r>
      <w:r w:rsidR="00CE56FA">
        <w:rPr>
          <w:rStyle w:val="eop"/>
        </w:rPr>
        <w:t>en forskrift for udformning af et operationelt teoretisk rammeværk.</w:t>
      </w:r>
    </w:p>
    <w:p w14:paraId="1570F663" w14:textId="77777777" w:rsidR="006F0BEA" w:rsidRPr="00503923" w:rsidRDefault="006F0BEA" w:rsidP="00503923">
      <w:r w:rsidRPr="00503923">
        <w:rPr>
          <w:rStyle w:val="eop"/>
        </w:rPr>
        <w:t> </w:t>
      </w:r>
    </w:p>
    <w:p w14:paraId="29A8EDBC" w14:textId="0AC54AEA" w:rsidR="006F0BEA" w:rsidRPr="00503923" w:rsidRDefault="006F0BEA" w:rsidP="00503923">
      <w:r w:rsidRPr="00503923">
        <w:rPr>
          <w:rStyle w:val="normaltextrun"/>
        </w:rPr>
        <w:t>I arbejdet med de</w:t>
      </w:r>
      <w:r w:rsidR="00503923">
        <w:rPr>
          <w:rStyle w:val="normaltextrun"/>
        </w:rPr>
        <w:t>nne model</w:t>
      </w:r>
      <w:r w:rsidRPr="00503923">
        <w:rPr>
          <w:rStyle w:val="normaltextrun"/>
        </w:rPr>
        <w:t xml:space="preserve"> er der </w:t>
      </w:r>
      <w:r w:rsidR="00AC0030">
        <w:rPr>
          <w:rStyle w:val="normaltextrun"/>
        </w:rPr>
        <w:t>trukket på</w:t>
      </w:r>
      <w:r w:rsidRPr="00503923">
        <w:rPr>
          <w:rStyle w:val="normaltextrun"/>
        </w:rPr>
        <w:t xml:space="preserve"> udformning af </w:t>
      </w:r>
      <w:r w:rsidR="00AC0030">
        <w:rPr>
          <w:rStyle w:val="normaltextrun"/>
        </w:rPr>
        <w:t>en række eksisterende</w:t>
      </w:r>
      <w:r w:rsidRPr="00503923">
        <w:rPr>
          <w:rStyle w:val="normaltextrun"/>
        </w:rPr>
        <w:t xml:space="preserve"> rammeværk</w:t>
      </w:r>
      <w:r w:rsidR="00AC0030">
        <w:rPr>
          <w:rStyle w:val="normaltextrun"/>
        </w:rPr>
        <w:t xml:space="preserve"> inden for det naturfagsdidaktiske felt, bl.a. ledt </w:t>
      </w:r>
      <w:r w:rsidRPr="00503923">
        <w:rPr>
          <w:rStyle w:val="normaltextrun"/>
        </w:rPr>
        <w:t>af følgende vejledende spørgsmål:</w:t>
      </w:r>
      <w:r w:rsidRPr="00503923">
        <w:rPr>
          <w:rStyle w:val="eop"/>
        </w:rPr>
        <w:t> </w:t>
      </w:r>
    </w:p>
    <w:p w14:paraId="50B520DC" w14:textId="77777777" w:rsidR="006F0BEA" w:rsidRPr="00503923" w:rsidRDefault="006F0BEA" w:rsidP="00503923">
      <w:r w:rsidRPr="00503923">
        <w:rPr>
          <w:rStyle w:val="eop"/>
        </w:rPr>
        <w:t> </w:t>
      </w:r>
    </w:p>
    <w:p w14:paraId="4FBA7069" w14:textId="77777777" w:rsidR="006F0BEA" w:rsidRPr="00503923" w:rsidRDefault="006F0BEA" w:rsidP="00503923">
      <w:pPr>
        <w:pStyle w:val="ListParagraph"/>
        <w:numPr>
          <w:ilvl w:val="0"/>
          <w:numId w:val="24"/>
        </w:numPr>
      </w:pPr>
      <w:r w:rsidRPr="00503923">
        <w:rPr>
          <w:rStyle w:val="normaltextrun"/>
        </w:rPr>
        <w:t>Hvad er de indholdsmæssige elementer i et teoretisk rammeværk? </w:t>
      </w:r>
      <w:r w:rsidRPr="00503923">
        <w:rPr>
          <w:rStyle w:val="eop"/>
        </w:rPr>
        <w:t> </w:t>
      </w:r>
    </w:p>
    <w:p w14:paraId="3E7759D7" w14:textId="77777777" w:rsidR="006F0BEA" w:rsidRPr="00503923" w:rsidRDefault="006F0BEA" w:rsidP="00503923">
      <w:pPr>
        <w:pStyle w:val="ListParagraph"/>
        <w:numPr>
          <w:ilvl w:val="0"/>
          <w:numId w:val="24"/>
        </w:numPr>
      </w:pPr>
      <w:r w:rsidRPr="00503923">
        <w:rPr>
          <w:rStyle w:val="normaltextrun"/>
        </w:rPr>
        <w:t>Hvilke begreber/teorier skal udvælges og kontekstualiseres i en dansk kontekst i relation til temaet? </w:t>
      </w:r>
      <w:r w:rsidRPr="00503923">
        <w:rPr>
          <w:rStyle w:val="eop"/>
        </w:rPr>
        <w:t> </w:t>
      </w:r>
    </w:p>
    <w:p w14:paraId="03BE63F4" w14:textId="77777777" w:rsidR="006F0BEA" w:rsidRPr="00503923" w:rsidRDefault="006F0BEA" w:rsidP="00503923">
      <w:pPr>
        <w:pStyle w:val="ListParagraph"/>
        <w:numPr>
          <w:ilvl w:val="0"/>
          <w:numId w:val="24"/>
        </w:numPr>
      </w:pPr>
      <w:r w:rsidRPr="00503923">
        <w:rPr>
          <w:rStyle w:val="normaltextrun"/>
        </w:rPr>
        <w:t>Hvordan skal relevante begreber/teorier forstås i en dansk kontekst?</w:t>
      </w:r>
      <w:r w:rsidRPr="00503923">
        <w:rPr>
          <w:rStyle w:val="eop"/>
        </w:rPr>
        <w:t> </w:t>
      </w:r>
    </w:p>
    <w:p w14:paraId="3A0D28C2" w14:textId="77777777" w:rsidR="006F0BEA" w:rsidRPr="00503923" w:rsidRDefault="006F0BEA" w:rsidP="00503923">
      <w:pPr>
        <w:pStyle w:val="ListParagraph"/>
        <w:numPr>
          <w:ilvl w:val="0"/>
          <w:numId w:val="24"/>
        </w:numPr>
      </w:pPr>
      <w:r w:rsidRPr="00503923">
        <w:rPr>
          <w:rStyle w:val="normaltextrun"/>
        </w:rPr>
        <w:t>Er der relevante metoder, som egner sig bedre til at undersøge temaet med fremfor andre? </w:t>
      </w:r>
      <w:r w:rsidRPr="00503923">
        <w:rPr>
          <w:rStyle w:val="eop"/>
        </w:rPr>
        <w:t> </w:t>
      </w:r>
    </w:p>
    <w:p w14:paraId="325261C5" w14:textId="77777777" w:rsidR="00503923" w:rsidRDefault="006F0BEA" w:rsidP="00503923">
      <w:pPr>
        <w:pStyle w:val="ListParagraph"/>
        <w:numPr>
          <w:ilvl w:val="0"/>
          <w:numId w:val="24"/>
        </w:numPr>
        <w:rPr>
          <w:rStyle w:val="normaltextrun"/>
        </w:rPr>
      </w:pPr>
      <w:r w:rsidRPr="00503923">
        <w:rPr>
          <w:rStyle w:val="normaltextrun"/>
        </w:rPr>
        <w:t xml:space="preserve">Hvem er målgrupperne for det teoretiske rammeværk? </w:t>
      </w:r>
    </w:p>
    <w:p w14:paraId="25E17F42" w14:textId="792F9ACB" w:rsidR="006F0BEA" w:rsidRPr="00503923" w:rsidRDefault="006F0BEA" w:rsidP="00503923">
      <w:pPr>
        <w:pStyle w:val="ListParagraph"/>
        <w:numPr>
          <w:ilvl w:val="0"/>
          <w:numId w:val="24"/>
        </w:numPr>
      </w:pPr>
      <w:r w:rsidRPr="00503923">
        <w:rPr>
          <w:rStyle w:val="normaltextrun"/>
        </w:rPr>
        <w:t>Hvad er de mest hensigtsmæssige måder at formidle det teoretiske rammeværk på? (i relation til forskningsstrategiens ambition om ”levende formidling”) </w:t>
      </w:r>
      <w:r w:rsidRPr="00503923">
        <w:rPr>
          <w:rStyle w:val="eop"/>
        </w:rPr>
        <w:t> </w:t>
      </w:r>
    </w:p>
    <w:p w14:paraId="56DBC637" w14:textId="77777777" w:rsidR="006F0BEA" w:rsidRPr="00503923" w:rsidRDefault="006F0BEA" w:rsidP="00503923">
      <w:pPr>
        <w:pStyle w:val="ListParagraph"/>
        <w:numPr>
          <w:ilvl w:val="0"/>
          <w:numId w:val="24"/>
        </w:numPr>
      </w:pPr>
      <w:r w:rsidRPr="00503923">
        <w:rPr>
          <w:rStyle w:val="normaltextrun"/>
        </w:rPr>
        <w:t>Hvordan kan et teoretisk rammeværk bruges i NAFA? </w:t>
      </w:r>
      <w:r w:rsidRPr="00503923">
        <w:rPr>
          <w:rStyle w:val="eop"/>
        </w:rPr>
        <w:t> </w:t>
      </w:r>
    </w:p>
    <w:p w14:paraId="42BC86C9" w14:textId="77777777" w:rsidR="006F0BEA" w:rsidRPr="00503923" w:rsidRDefault="006F0BEA" w:rsidP="00503923">
      <w:pPr>
        <w:pStyle w:val="ListParagraph"/>
        <w:numPr>
          <w:ilvl w:val="0"/>
          <w:numId w:val="24"/>
        </w:numPr>
      </w:pPr>
      <w:r w:rsidRPr="00503923">
        <w:rPr>
          <w:rStyle w:val="normaltextrun"/>
        </w:rPr>
        <w:t>Hvor leder man efter relevant viden? </w:t>
      </w:r>
      <w:r w:rsidRPr="00503923">
        <w:rPr>
          <w:rStyle w:val="eop"/>
        </w:rPr>
        <w:t> </w:t>
      </w:r>
    </w:p>
    <w:p w14:paraId="26A9E181" w14:textId="77777777" w:rsidR="00503923" w:rsidRDefault="00503923" w:rsidP="00503923"/>
    <w:p w14:paraId="68DF2291" w14:textId="1F1EACA0" w:rsidR="006F0BEA" w:rsidRDefault="00503923" w:rsidP="00503923">
      <w:r>
        <w:t xml:space="preserve">Forfatterne, </w:t>
      </w:r>
      <w:r w:rsidR="00AC0030">
        <w:t>april</w:t>
      </w:r>
      <w:r>
        <w:t xml:space="preserve"> 2022</w:t>
      </w:r>
    </w:p>
    <w:p w14:paraId="6AC7641A" w14:textId="77777777" w:rsidR="00503923" w:rsidRPr="00503923" w:rsidRDefault="00503923" w:rsidP="00503923"/>
    <w:p w14:paraId="58F2A90C" w14:textId="08420C51" w:rsidR="00937DA5" w:rsidRPr="00374334" w:rsidRDefault="00937DA5" w:rsidP="00503923">
      <w:pPr>
        <w:pStyle w:val="1Overskrift1UdenNummer"/>
      </w:pPr>
      <w:bookmarkStart w:id="3" w:name="_Toc100833479"/>
      <w:r w:rsidRPr="00374334">
        <w:lastRenderedPageBreak/>
        <w:t>Indhold</w:t>
      </w:r>
      <w:bookmarkEnd w:id="3"/>
    </w:p>
    <w:p w14:paraId="704C26C5" w14:textId="77777777" w:rsidR="00937DA5" w:rsidRPr="00374334" w:rsidRDefault="00937DA5" w:rsidP="00503923"/>
    <w:p w14:paraId="049CF717" w14:textId="2033FA38" w:rsidR="00B27E6D" w:rsidRDefault="00313C0C">
      <w:pPr>
        <w:pStyle w:val="TOC1"/>
        <w:rPr>
          <w:rFonts w:asciiTheme="minorHAnsi" w:eastAsiaTheme="minorEastAsia" w:hAnsiTheme="minorHAnsi" w:cstheme="minorBidi"/>
          <w:caps w:val="0"/>
          <w:noProof/>
          <w:sz w:val="22"/>
          <w:szCs w:val="22"/>
          <w:lang w:eastAsia="da-DK"/>
        </w:rPr>
      </w:pPr>
      <w:r w:rsidRPr="00374334">
        <w:rPr>
          <w:rFonts w:ascii="Arial" w:hAnsi="Arial"/>
          <w:b/>
        </w:rPr>
        <w:fldChar w:fldCharType="begin"/>
      </w:r>
      <w:r w:rsidRPr="00B27E6D">
        <w:instrText xml:space="preserve"> TOC \o "1-5" </w:instrText>
      </w:r>
      <w:r w:rsidRPr="00374334">
        <w:rPr>
          <w:rFonts w:ascii="Arial" w:hAnsi="Arial"/>
          <w:b/>
        </w:rPr>
        <w:fldChar w:fldCharType="separate"/>
      </w:r>
      <w:r w:rsidR="00B27E6D">
        <w:rPr>
          <w:noProof/>
        </w:rPr>
        <w:t>Model for operationelt teoretisk rammeværk</w:t>
      </w:r>
      <w:r w:rsidR="00B27E6D">
        <w:rPr>
          <w:noProof/>
        </w:rPr>
        <w:tab/>
      </w:r>
      <w:r w:rsidR="00B27E6D">
        <w:rPr>
          <w:noProof/>
        </w:rPr>
        <w:fldChar w:fldCharType="begin"/>
      </w:r>
      <w:r w:rsidR="00B27E6D">
        <w:rPr>
          <w:noProof/>
        </w:rPr>
        <w:instrText xml:space="preserve"> PAGEREF _Toc100833476 \h </w:instrText>
      </w:r>
      <w:r w:rsidR="00B27E6D">
        <w:rPr>
          <w:noProof/>
        </w:rPr>
      </w:r>
      <w:r w:rsidR="00B27E6D">
        <w:rPr>
          <w:noProof/>
        </w:rPr>
        <w:fldChar w:fldCharType="separate"/>
      </w:r>
      <w:r w:rsidR="00B27E6D">
        <w:rPr>
          <w:noProof/>
        </w:rPr>
        <w:t>1</w:t>
      </w:r>
      <w:r w:rsidR="00B27E6D">
        <w:rPr>
          <w:noProof/>
        </w:rPr>
        <w:fldChar w:fldCharType="end"/>
      </w:r>
    </w:p>
    <w:p w14:paraId="14BFDE70" w14:textId="75251C6B" w:rsidR="00B27E6D" w:rsidRDefault="00B27E6D">
      <w:pPr>
        <w:pStyle w:val="TOC1"/>
        <w:rPr>
          <w:rFonts w:asciiTheme="minorHAnsi" w:eastAsiaTheme="minorEastAsia" w:hAnsiTheme="minorHAnsi" w:cstheme="minorBidi"/>
          <w:caps w:val="0"/>
          <w:noProof/>
          <w:sz w:val="22"/>
          <w:szCs w:val="22"/>
          <w:lang w:eastAsia="da-DK"/>
        </w:rPr>
      </w:pPr>
      <w:r w:rsidRPr="00A477E4">
        <w:rPr>
          <w:rFonts w:cs="Arial"/>
          <w:noProof/>
        </w:rPr>
        <w:t>Abstract</w:t>
      </w:r>
      <w:r>
        <w:rPr>
          <w:noProof/>
        </w:rPr>
        <w:tab/>
      </w:r>
      <w:r>
        <w:rPr>
          <w:noProof/>
        </w:rPr>
        <w:fldChar w:fldCharType="begin"/>
      </w:r>
      <w:r>
        <w:rPr>
          <w:noProof/>
        </w:rPr>
        <w:instrText xml:space="preserve"> PAGEREF _Toc100833477 \h </w:instrText>
      </w:r>
      <w:r>
        <w:rPr>
          <w:noProof/>
        </w:rPr>
      </w:r>
      <w:r>
        <w:rPr>
          <w:noProof/>
        </w:rPr>
        <w:fldChar w:fldCharType="separate"/>
      </w:r>
      <w:r>
        <w:rPr>
          <w:noProof/>
        </w:rPr>
        <w:t>2</w:t>
      </w:r>
      <w:r>
        <w:rPr>
          <w:noProof/>
        </w:rPr>
        <w:fldChar w:fldCharType="end"/>
      </w:r>
    </w:p>
    <w:p w14:paraId="1FC52131" w14:textId="4CA300C2" w:rsidR="00B27E6D" w:rsidRDefault="00B27E6D">
      <w:pPr>
        <w:pStyle w:val="TOC1"/>
        <w:rPr>
          <w:rFonts w:asciiTheme="minorHAnsi" w:eastAsiaTheme="minorEastAsia" w:hAnsiTheme="minorHAnsi" w:cstheme="minorBidi"/>
          <w:caps w:val="0"/>
          <w:noProof/>
          <w:sz w:val="22"/>
          <w:szCs w:val="22"/>
          <w:lang w:eastAsia="da-DK"/>
        </w:rPr>
      </w:pPr>
      <w:r w:rsidRPr="00A477E4">
        <w:rPr>
          <w:rFonts w:cs="Arial"/>
          <w:noProof/>
        </w:rPr>
        <w:t>Forord</w:t>
      </w:r>
      <w:r>
        <w:rPr>
          <w:noProof/>
        </w:rPr>
        <w:tab/>
      </w:r>
      <w:r>
        <w:rPr>
          <w:noProof/>
        </w:rPr>
        <w:fldChar w:fldCharType="begin"/>
      </w:r>
      <w:r>
        <w:rPr>
          <w:noProof/>
        </w:rPr>
        <w:instrText xml:space="preserve"> PAGEREF _Toc100833478 \h </w:instrText>
      </w:r>
      <w:r>
        <w:rPr>
          <w:noProof/>
        </w:rPr>
      </w:r>
      <w:r>
        <w:rPr>
          <w:noProof/>
        </w:rPr>
        <w:fldChar w:fldCharType="separate"/>
      </w:r>
      <w:r>
        <w:rPr>
          <w:noProof/>
        </w:rPr>
        <w:t>3</w:t>
      </w:r>
      <w:r>
        <w:rPr>
          <w:noProof/>
        </w:rPr>
        <w:fldChar w:fldCharType="end"/>
      </w:r>
    </w:p>
    <w:p w14:paraId="6897189C" w14:textId="0CFBA6A2" w:rsidR="00B27E6D" w:rsidRDefault="00B27E6D">
      <w:pPr>
        <w:pStyle w:val="TOC1"/>
        <w:rPr>
          <w:rFonts w:asciiTheme="minorHAnsi" w:eastAsiaTheme="minorEastAsia" w:hAnsiTheme="minorHAnsi" w:cstheme="minorBidi"/>
          <w:caps w:val="0"/>
          <w:noProof/>
          <w:sz w:val="22"/>
          <w:szCs w:val="22"/>
          <w:lang w:eastAsia="da-DK"/>
        </w:rPr>
      </w:pPr>
      <w:r>
        <w:rPr>
          <w:noProof/>
        </w:rPr>
        <w:t>Indhold</w:t>
      </w:r>
      <w:r>
        <w:rPr>
          <w:noProof/>
        </w:rPr>
        <w:tab/>
      </w:r>
      <w:r>
        <w:rPr>
          <w:noProof/>
        </w:rPr>
        <w:fldChar w:fldCharType="begin"/>
      </w:r>
      <w:r>
        <w:rPr>
          <w:noProof/>
        </w:rPr>
        <w:instrText xml:space="preserve"> PAGEREF _Toc100833479 \h </w:instrText>
      </w:r>
      <w:r>
        <w:rPr>
          <w:noProof/>
        </w:rPr>
      </w:r>
      <w:r>
        <w:rPr>
          <w:noProof/>
        </w:rPr>
        <w:fldChar w:fldCharType="separate"/>
      </w:r>
      <w:r>
        <w:rPr>
          <w:noProof/>
        </w:rPr>
        <w:t>4</w:t>
      </w:r>
      <w:r>
        <w:rPr>
          <w:noProof/>
        </w:rPr>
        <w:fldChar w:fldCharType="end"/>
      </w:r>
    </w:p>
    <w:p w14:paraId="07980147" w14:textId="4313038F" w:rsidR="00B27E6D" w:rsidRDefault="00B27E6D">
      <w:pPr>
        <w:pStyle w:val="TOC1"/>
        <w:rPr>
          <w:rFonts w:asciiTheme="minorHAnsi" w:eastAsiaTheme="minorEastAsia" w:hAnsiTheme="minorHAnsi" w:cstheme="minorBidi"/>
          <w:caps w:val="0"/>
          <w:noProof/>
          <w:sz w:val="22"/>
          <w:szCs w:val="22"/>
          <w:lang w:eastAsia="da-DK"/>
        </w:rPr>
      </w:pPr>
      <w:r>
        <w:rPr>
          <w:noProof/>
        </w:rPr>
        <w:t>Hvad er et teoretisk rammeværk?</w:t>
      </w:r>
      <w:r>
        <w:rPr>
          <w:noProof/>
        </w:rPr>
        <w:tab/>
      </w:r>
      <w:r>
        <w:rPr>
          <w:noProof/>
        </w:rPr>
        <w:fldChar w:fldCharType="begin"/>
      </w:r>
      <w:r>
        <w:rPr>
          <w:noProof/>
        </w:rPr>
        <w:instrText xml:space="preserve"> PAGEREF _Toc100833480 \h </w:instrText>
      </w:r>
      <w:r>
        <w:rPr>
          <w:noProof/>
        </w:rPr>
      </w:r>
      <w:r>
        <w:rPr>
          <w:noProof/>
        </w:rPr>
        <w:fldChar w:fldCharType="separate"/>
      </w:r>
      <w:r>
        <w:rPr>
          <w:noProof/>
        </w:rPr>
        <w:t>5</w:t>
      </w:r>
      <w:r>
        <w:rPr>
          <w:noProof/>
        </w:rPr>
        <w:fldChar w:fldCharType="end"/>
      </w:r>
    </w:p>
    <w:p w14:paraId="6D75A3C8" w14:textId="06FC121D" w:rsidR="00B27E6D" w:rsidRPr="00B27E6D" w:rsidRDefault="00B27E6D">
      <w:pPr>
        <w:pStyle w:val="TOC1"/>
        <w:rPr>
          <w:rFonts w:asciiTheme="minorHAnsi" w:eastAsiaTheme="minorEastAsia" w:hAnsiTheme="minorHAnsi" w:cstheme="minorBidi"/>
          <w:caps w:val="0"/>
          <w:noProof/>
          <w:sz w:val="22"/>
          <w:szCs w:val="22"/>
          <w:lang w:val="en-US" w:eastAsia="da-DK"/>
        </w:rPr>
      </w:pPr>
      <w:r w:rsidRPr="00B27E6D">
        <w:rPr>
          <w:noProof/>
          <w:lang w:val="en-US"/>
        </w:rPr>
        <w:t>Eksempler på rammeværk</w:t>
      </w:r>
      <w:r w:rsidRPr="00B27E6D">
        <w:rPr>
          <w:noProof/>
          <w:lang w:val="en-US"/>
        </w:rPr>
        <w:tab/>
      </w:r>
      <w:r>
        <w:rPr>
          <w:noProof/>
        </w:rPr>
        <w:fldChar w:fldCharType="begin"/>
      </w:r>
      <w:r w:rsidRPr="003E13C6">
        <w:rPr>
          <w:noProof/>
          <w:lang w:val="en-US"/>
        </w:rPr>
        <w:instrText xml:space="preserve"> PAGEREF _Toc100833481 \h </w:instrText>
      </w:r>
      <w:r>
        <w:rPr>
          <w:noProof/>
        </w:rPr>
      </w:r>
      <w:r>
        <w:rPr>
          <w:noProof/>
        </w:rPr>
        <w:fldChar w:fldCharType="separate"/>
      </w:r>
      <w:r w:rsidRPr="00B27E6D">
        <w:rPr>
          <w:noProof/>
          <w:lang w:val="en-US"/>
        </w:rPr>
        <w:t>6</w:t>
      </w:r>
      <w:r>
        <w:rPr>
          <w:noProof/>
        </w:rPr>
        <w:fldChar w:fldCharType="end"/>
      </w:r>
    </w:p>
    <w:p w14:paraId="55192930" w14:textId="575B1A32" w:rsidR="00B27E6D" w:rsidRPr="00B27E6D" w:rsidRDefault="00B27E6D">
      <w:pPr>
        <w:pStyle w:val="TOC2"/>
        <w:rPr>
          <w:rFonts w:asciiTheme="minorHAnsi" w:eastAsiaTheme="minorEastAsia" w:hAnsiTheme="minorHAnsi" w:cstheme="minorBidi"/>
          <w:noProof/>
          <w:sz w:val="22"/>
          <w:szCs w:val="22"/>
          <w:lang w:val="en-US" w:eastAsia="da-DK"/>
        </w:rPr>
      </w:pPr>
      <w:r w:rsidRPr="00A477E4">
        <w:rPr>
          <w:noProof/>
          <w:lang w:val="en-US"/>
        </w:rPr>
        <w:t>A Framework for K-12 Science Education</w:t>
      </w:r>
      <w:r w:rsidRPr="00B27E6D">
        <w:rPr>
          <w:noProof/>
          <w:lang w:val="en-US"/>
        </w:rPr>
        <w:tab/>
      </w:r>
      <w:r>
        <w:rPr>
          <w:noProof/>
        </w:rPr>
        <w:fldChar w:fldCharType="begin"/>
      </w:r>
      <w:r w:rsidRPr="003E13C6">
        <w:rPr>
          <w:noProof/>
          <w:lang w:val="en-US"/>
        </w:rPr>
        <w:instrText xml:space="preserve"> PAGEREF _Toc100833482 \h </w:instrText>
      </w:r>
      <w:r>
        <w:rPr>
          <w:noProof/>
        </w:rPr>
      </w:r>
      <w:r>
        <w:rPr>
          <w:noProof/>
        </w:rPr>
        <w:fldChar w:fldCharType="separate"/>
      </w:r>
      <w:r w:rsidRPr="00B27E6D">
        <w:rPr>
          <w:noProof/>
          <w:lang w:val="en-US"/>
        </w:rPr>
        <w:t>6</w:t>
      </w:r>
      <w:r>
        <w:rPr>
          <w:noProof/>
        </w:rPr>
        <w:fldChar w:fldCharType="end"/>
      </w:r>
    </w:p>
    <w:p w14:paraId="414E0841" w14:textId="0C53BF5C" w:rsidR="00B27E6D" w:rsidRPr="00B27E6D" w:rsidRDefault="00B27E6D">
      <w:pPr>
        <w:pStyle w:val="TOC2"/>
        <w:rPr>
          <w:rFonts w:asciiTheme="minorHAnsi" w:eastAsiaTheme="minorEastAsia" w:hAnsiTheme="minorHAnsi" w:cstheme="minorBidi"/>
          <w:noProof/>
          <w:sz w:val="22"/>
          <w:szCs w:val="22"/>
          <w:lang w:val="en-US" w:eastAsia="da-DK"/>
        </w:rPr>
      </w:pPr>
      <w:r w:rsidRPr="00B27E6D">
        <w:rPr>
          <w:noProof/>
          <w:lang w:val="en-US"/>
        </w:rPr>
        <w:t>PISA framework for scientific literacy</w:t>
      </w:r>
      <w:r w:rsidRPr="00B27E6D">
        <w:rPr>
          <w:noProof/>
          <w:lang w:val="en-US"/>
        </w:rPr>
        <w:tab/>
      </w:r>
      <w:r>
        <w:rPr>
          <w:noProof/>
        </w:rPr>
        <w:fldChar w:fldCharType="begin"/>
      </w:r>
      <w:r w:rsidRPr="003E13C6">
        <w:rPr>
          <w:noProof/>
          <w:lang w:val="en-US"/>
        </w:rPr>
        <w:instrText xml:space="preserve"> PAGEREF _Toc100833483 \h </w:instrText>
      </w:r>
      <w:r>
        <w:rPr>
          <w:noProof/>
        </w:rPr>
      </w:r>
      <w:r>
        <w:rPr>
          <w:noProof/>
        </w:rPr>
        <w:fldChar w:fldCharType="separate"/>
      </w:r>
      <w:r w:rsidRPr="00B27E6D">
        <w:rPr>
          <w:noProof/>
          <w:lang w:val="en-US"/>
        </w:rPr>
        <w:t>7</w:t>
      </w:r>
      <w:r>
        <w:rPr>
          <w:noProof/>
        </w:rPr>
        <w:fldChar w:fldCharType="end"/>
      </w:r>
    </w:p>
    <w:p w14:paraId="699F7C14" w14:textId="4B93BEDB" w:rsidR="00B27E6D" w:rsidRDefault="00B27E6D">
      <w:pPr>
        <w:pStyle w:val="TOC2"/>
        <w:rPr>
          <w:rFonts w:asciiTheme="minorHAnsi" w:eastAsiaTheme="minorEastAsia" w:hAnsiTheme="minorHAnsi" w:cstheme="minorBidi"/>
          <w:noProof/>
          <w:sz w:val="22"/>
          <w:szCs w:val="22"/>
          <w:lang w:eastAsia="da-DK"/>
        </w:rPr>
      </w:pPr>
      <w:r>
        <w:rPr>
          <w:noProof/>
        </w:rPr>
        <w:t>Delphi-studie over centrale naturfagsdidaktiske problemstillinger i Danmark</w:t>
      </w:r>
      <w:r>
        <w:rPr>
          <w:noProof/>
        </w:rPr>
        <w:tab/>
      </w:r>
      <w:r>
        <w:rPr>
          <w:noProof/>
        </w:rPr>
        <w:fldChar w:fldCharType="begin"/>
      </w:r>
      <w:r>
        <w:rPr>
          <w:noProof/>
        </w:rPr>
        <w:instrText xml:space="preserve"> PAGEREF _Toc100833484 \h </w:instrText>
      </w:r>
      <w:r>
        <w:rPr>
          <w:noProof/>
        </w:rPr>
      </w:r>
      <w:r>
        <w:rPr>
          <w:noProof/>
        </w:rPr>
        <w:fldChar w:fldCharType="separate"/>
      </w:r>
      <w:r>
        <w:rPr>
          <w:noProof/>
        </w:rPr>
        <w:t>9</w:t>
      </w:r>
      <w:r>
        <w:rPr>
          <w:noProof/>
        </w:rPr>
        <w:fldChar w:fldCharType="end"/>
      </w:r>
    </w:p>
    <w:p w14:paraId="2667FCA2" w14:textId="359C38DF" w:rsidR="00B27E6D" w:rsidRDefault="00B27E6D">
      <w:pPr>
        <w:pStyle w:val="TOC2"/>
        <w:rPr>
          <w:rFonts w:asciiTheme="minorHAnsi" w:eastAsiaTheme="minorEastAsia" w:hAnsiTheme="minorHAnsi" w:cstheme="minorBidi"/>
          <w:noProof/>
          <w:sz w:val="22"/>
          <w:szCs w:val="22"/>
          <w:lang w:eastAsia="da-DK"/>
        </w:rPr>
      </w:pPr>
      <w:r>
        <w:rPr>
          <w:noProof/>
        </w:rPr>
        <w:t>Et rammeværk for STEM-didaktik</w:t>
      </w:r>
      <w:r>
        <w:rPr>
          <w:noProof/>
        </w:rPr>
        <w:tab/>
      </w:r>
      <w:r>
        <w:rPr>
          <w:noProof/>
        </w:rPr>
        <w:fldChar w:fldCharType="begin"/>
      </w:r>
      <w:r>
        <w:rPr>
          <w:noProof/>
        </w:rPr>
        <w:instrText xml:space="preserve"> PAGEREF _Toc100833485 \h </w:instrText>
      </w:r>
      <w:r>
        <w:rPr>
          <w:noProof/>
        </w:rPr>
      </w:r>
      <w:r>
        <w:rPr>
          <w:noProof/>
        </w:rPr>
        <w:fldChar w:fldCharType="separate"/>
      </w:r>
      <w:r>
        <w:rPr>
          <w:noProof/>
        </w:rPr>
        <w:t>10</w:t>
      </w:r>
      <w:r>
        <w:rPr>
          <w:noProof/>
        </w:rPr>
        <w:fldChar w:fldCharType="end"/>
      </w:r>
    </w:p>
    <w:p w14:paraId="7E53A5DE" w14:textId="0D0A936B" w:rsidR="00B27E6D" w:rsidRDefault="00B27E6D">
      <w:pPr>
        <w:pStyle w:val="TOC1"/>
        <w:rPr>
          <w:rFonts w:asciiTheme="minorHAnsi" w:eastAsiaTheme="minorEastAsia" w:hAnsiTheme="minorHAnsi" w:cstheme="minorBidi"/>
          <w:caps w:val="0"/>
          <w:noProof/>
          <w:sz w:val="22"/>
          <w:szCs w:val="22"/>
          <w:lang w:eastAsia="da-DK"/>
        </w:rPr>
      </w:pPr>
      <w:r>
        <w:rPr>
          <w:noProof/>
        </w:rPr>
        <w:t>Hvorledes kan et rammeværk etableres?</w:t>
      </w:r>
      <w:r>
        <w:rPr>
          <w:noProof/>
        </w:rPr>
        <w:tab/>
      </w:r>
      <w:r>
        <w:rPr>
          <w:noProof/>
        </w:rPr>
        <w:fldChar w:fldCharType="begin"/>
      </w:r>
      <w:r>
        <w:rPr>
          <w:noProof/>
        </w:rPr>
        <w:instrText xml:space="preserve"> PAGEREF _Toc100833486 \h </w:instrText>
      </w:r>
      <w:r>
        <w:rPr>
          <w:noProof/>
        </w:rPr>
      </w:r>
      <w:r>
        <w:rPr>
          <w:noProof/>
        </w:rPr>
        <w:fldChar w:fldCharType="separate"/>
      </w:r>
      <w:r>
        <w:rPr>
          <w:noProof/>
        </w:rPr>
        <w:t>11</w:t>
      </w:r>
      <w:r>
        <w:rPr>
          <w:noProof/>
        </w:rPr>
        <w:fldChar w:fldCharType="end"/>
      </w:r>
    </w:p>
    <w:p w14:paraId="6A0F3FBD" w14:textId="33458895" w:rsidR="00B27E6D" w:rsidRDefault="00B27E6D">
      <w:pPr>
        <w:pStyle w:val="TOC2"/>
        <w:rPr>
          <w:rFonts w:asciiTheme="minorHAnsi" w:eastAsiaTheme="minorEastAsia" w:hAnsiTheme="minorHAnsi" w:cstheme="minorBidi"/>
          <w:noProof/>
          <w:sz w:val="22"/>
          <w:szCs w:val="22"/>
          <w:lang w:eastAsia="da-DK"/>
        </w:rPr>
      </w:pPr>
      <w:r>
        <w:rPr>
          <w:noProof/>
        </w:rPr>
        <w:t>Formålet skal klargøres</w:t>
      </w:r>
      <w:r>
        <w:rPr>
          <w:noProof/>
        </w:rPr>
        <w:tab/>
      </w:r>
      <w:r>
        <w:rPr>
          <w:noProof/>
        </w:rPr>
        <w:fldChar w:fldCharType="begin"/>
      </w:r>
      <w:r>
        <w:rPr>
          <w:noProof/>
        </w:rPr>
        <w:instrText xml:space="preserve"> PAGEREF _Toc100833487 \h </w:instrText>
      </w:r>
      <w:r>
        <w:rPr>
          <w:noProof/>
        </w:rPr>
      </w:r>
      <w:r>
        <w:rPr>
          <w:noProof/>
        </w:rPr>
        <w:fldChar w:fldCharType="separate"/>
      </w:r>
      <w:r>
        <w:rPr>
          <w:noProof/>
        </w:rPr>
        <w:t>11</w:t>
      </w:r>
      <w:r>
        <w:rPr>
          <w:noProof/>
        </w:rPr>
        <w:fldChar w:fldCharType="end"/>
      </w:r>
    </w:p>
    <w:p w14:paraId="660D2CDE" w14:textId="61CFB874" w:rsidR="00B27E6D" w:rsidRDefault="00B27E6D">
      <w:pPr>
        <w:pStyle w:val="TOC2"/>
        <w:rPr>
          <w:rFonts w:asciiTheme="minorHAnsi" w:eastAsiaTheme="minorEastAsia" w:hAnsiTheme="minorHAnsi" w:cstheme="minorBidi"/>
          <w:noProof/>
          <w:sz w:val="22"/>
          <w:szCs w:val="22"/>
          <w:lang w:eastAsia="da-DK"/>
        </w:rPr>
      </w:pPr>
      <w:r>
        <w:rPr>
          <w:noProof/>
        </w:rPr>
        <w:t>Metoden for udarbejdelsen af rammeværket skal fastlægges.</w:t>
      </w:r>
      <w:r>
        <w:rPr>
          <w:noProof/>
        </w:rPr>
        <w:tab/>
      </w:r>
      <w:r>
        <w:rPr>
          <w:noProof/>
        </w:rPr>
        <w:fldChar w:fldCharType="begin"/>
      </w:r>
      <w:r>
        <w:rPr>
          <w:noProof/>
        </w:rPr>
        <w:instrText xml:space="preserve"> PAGEREF _Toc100833488 \h </w:instrText>
      </w:r>
      <w:r>
        <w:rPr>
          <w:noProof/>
        </w:rPr>
      </w:r>
      <w:r>
        <w:rPr>
          <w:noProof/>
        </w:rPr>
        <w:fldChar w:fldCharType="separate"/>
      </w:r>
      <w:r>
        <w:rPr>
          <w:noProof/>
        </w:rPr>
        <w:t>12</w:t>
      </w:r>
      <w:r>
        <w:rPr>
          <w:noProof/>
        </w:rPr>
        <w:fldChar w:fldCharType="end"/>
      </w:r>
    </w:p>
    <w:p w14:paraId="227F407A" w14:textId="6E84325C" w:rsidR="00B27E6D" w:rsidRDefault="00B27E6D">
      <w:pPr>
        <w:pStyle w:val="TOC3"/>
        <w:rPr>
          <w:rFonts w:asciiTheme="minorHAnsi" w:eastAsiaTheme="minorEastAsia" w:hAnsiTheme="minorHAnsi" w:cstheme="minorBidi"/>
          <w:noProof/>
          <w:sz w:val="22"/>
          <w:szCs w:val="22"/>
          <w:lang w:eastAsia="da-DK"/>
        </w:rPr>
      </w:pPr>
      <w:r>
        <w:rPr>
          <w:noProof/>
        </w:rPr>
        <w:t>Litteraturreview</w:t>
      </w:r>
      <w:r>
        <w:rPr>
          <w:noProof/>
        </w:rPr>
        <w:tab/>
      </w:r>
      <w:r>
        <w:rPr>
          <w:noProof/>
        </w:rPr>
        <w:fldChar w:fldCharType="begin"/>
      </w:r>
      <w:r>
        <w:rPr>
          <w:noProof/>
        </w:rPr>
        <w:instrText xml:space="preserve"> PAGEREF _Toc100833489 \h </w:instrText>
      </w:r>
      <w:r>
        <w:rPr>
          <w:noProof/>
        </w:rPr>
      </w:r>
      <w:r>
        <w:rPr>
          <w:noProof/>
        </w:rPr>
        <w:fldChar w:fldCharType="separate"/>
      </w:r>
      <w:r>
        <w:rPr>
          <w:noProof/>
        </w:rPr>
        <w:t>12</w:t>
      </w:r>
      <w:r>
        <w:rPr>
          <w:noProof/>
        </w:rPr>
        <w:fldChar w:fldCharType="end"/>
      </w:r>
    </w:p>
    <w:p w14:paraId="06D95D85" w14:textId="272AF7A7" w:rsidR="00B27E6D" w:rsidRDefault="00B27E6D">
      <w:pPr>
        <w:pStyle w:val="TOC3"/>
        <w:rPr>
          <w:rFonts w:asciiTheme="minorHAnsi" w:eastAsiaTheme="minorEastAsia" w:hAnsiTheme="minorHAnsi" w:cstheme="minorBidi"/>
          <w:noProof/>
          <w:sz w:val="22"/>
          <w:szCs w:val="22"/>
          <w:lang w:eastAsia="da-DK"/>
        </w:rPr>
      </w:pPr>
      <w:r>
        <w:rPr>
          <w:noProof/>
        </w:rPr>
        <w:t>Delphi-undersøgelse</w:t>
      </w:r>
      <w:r>
        <w:rPr>
          <w:noProof/>
        </w:rPr>
        <w:tab/>
      </w:r>
      <w:r>
        <w:rPr>
          <w:noProof/>
        </w:rPr>
        <w:fldChar w:fldCharType="begin"/>
      </w:r>
      <w:r>
        <w:rPr>
          <w:noProof/>
        </w:rPr>
        <w:instrText xml:space="preserve"> PAGEREF _Toc100833490 \h </w:instrText>
      </w:r>
      <w:r>
        <w:rPr>
          <w:noProof/>
        </w:rPr>
      </w:r>
      <w:r>
        <w:rPr>
          <w:noProof/>
        </w:rPr>
        <w:fldChar w:fldCharType="separate"/>
      </w:r>
      <w:r>
        <w:rPr>
          <w:noProof/>
        </w:rPr>
        <w:t>13</w:t>
      </w:r>
      <w:r>
        <w:rPr>
          <w:noProof/>
        </w:rPr>
        <w:fldChar w:fldCharType="end"/>
      </w:r>
    </w:p>
    <w:p w14:paraId="5BE55895" w14:textId="59BFA706" w:rsidR="00B27E6D" w:rsidRDefault="00B27E6D">
      <w:pPr>
        <w:pStyle w:val="TOC3"/>
        <w:rPr>
          <w:rFonts w:asciiTheme="minorHAnsi" w:eastAsiaTheme="minorEastAsia" w:hAnsiTheme="minorHAnsi" w:cstheme="minorBidi"/>
          <w:noProof/>
          <w:sz w:val="22"/>
          <w:szCs w:val="22"/>
          <w:lang w:eastAsia="da-DK"/>
        </w:rPr>
      </w:pPr>
      <w:r>
        <w:rPr>
          <w:noProof/>
        </w:rPr>
        <w:t>Ekspertseminar</w:t>
      </w:r>
      <w:r>
        <w:rPr>
          <w:noProof/>
        </w:rPr>
        <w:tab/>
      </w:r>
      <w:r>
        <w:rPr>
          <w:noProof/>
        </w:rPr>
        <w:fldChar w:fldCharType="begin"/>
      </w:r>
      <w:r>
        <w:rPr>
          <w:noProof/>
        </w:rPr>
        <w:instrText xml:space="preserve"> PAGEREF _Toc100833491 \h </w:instrText>
      </w:r>
      <w:r>
        <w:rPr>
          <w:noProof/>
        </w:rPr>
      </w:r>
      <w:r>
        <w:rPr>
          <w:noProof/>
        </w:rPr>
        <w:fldChar w:fldCharType="separate"/>
      </w:r>
      <w:r>
        <w:rPr>
          <w:noProof/>
        </w:rPr>
        <w:t>13</w:t>
      </w:r>
      <w:r>
        <w:rPr>
          <w:noProof/>
        </w:rPr>
        <w:fldChar w:fldCharType="end"/>
      </w:r>
    </w:p>
    <w:p w14:paraId="08843ED9" w14:textId="0C276B39" w:rsidR="00B27E6D" w:rsidRDefault="00B27E6D">
      <w:pPr>
        <w:pStyle w:val="TOC3"/>
        <w:rPr>
          <w:rFonts w:asciiTheme="minorHAnsi" w:eastAsiaTheme="minorEastAsia" w:hAnsiTheme="minorHAnsi" w:cstheme="minorBidi"/>
          <w:noProof/>
          <w:sz w:val="22"/>
          <w:szCs w:val="22"/>
          <w:lang w:eastAsia="da-DK"/>
        </w:rPr>
      </w:pPr>
      <w:r>
        <w:rPr>
          <w:noProof/>
        </w:rPr>
        <w:t>Grafiske fremstillinger</w:t>
      </w:r>
      <w:r>
        <w:rPr>
          <w:noProof/>
        </w:rPr>
        <w:tab/>
      </w:r>
      <w:r>
        <w:rPr>
          <w:noProof/>
        </w:rPr>
        <w:fldChar w:fldCharType="begin"/>
      </w:r>
      <w:r>
        <w:rPr>
          <w:noProof/>
        </w:rPr>
        <w:instrText xml:space="preserve"> PAGEREF _Toc100833492 \h </w:instrText>
      </w:r>
      <w:r>
        <w:rPr>
          <w:noProof/>
        </w:rPr>
      </w:r>
      <w:r>
        <w:rPr>
          <w:noProof/>
        </w:rPr>
        <w:fldChar w:fldCharType="separate"/>
      </w:r>
      <w:r>
        <w:rPr>
          <w:noProof/>
        </w:rPr>
        <w:t>13</w:t>
      </w:r>
      <w:r>
        <w:rPr>
          <w:noProof/>
        </w:rPr>
        <w:fldChar w:fldCharType="end"/>
      </w:r>
    </w:p>
    <w:p w14:paraId="546BC1D4" w14:textId="422594D6" w:rsidR="00B27E6D" w:rsidRDefault="00B27E6D">
      <w:pPr>
        <w:pStyle w:val="TOC2"/>
        <w:rPr>
          <w:rFonts w:asciiTheme="minorHAnsi" w:eastAsiaTheme="minorEastAsia" w:hAnsiTheme="minorHAnsi" w:cstheme="minorBidi"/>
          <w:noProof/>
          <w:sz w:val="22"/>
          <w:szCs w:val="22"/>
          <w:lang w:eastAsia="da-DK"/>
        </w:rPr>
      </w:pPr>
      <w:r>
        <w:rPr>
          <w:noProof/>
        </w:rPr>
        <w:t>Rammeværket indkredses og første version udarbejdes</w:t>
      </w:r>
      <w:r>
        <w:rPr>
          <w:noProof/>
        </w:rPr>
        <w:tab/>
      </w:r>
      <w:r>
        <w:rPr>
          <w:noProof/>
        </w:rPr>
        <w:fldChar w:fldCharType="begin"/>
      </w:r>
      <w:r>
        <w:rPr>
          <w:noProof/>
        </w:rPr>
        <w:instrText xml:space="preserve"> PAGEREF _Toc100833493 \h </w:instrText>
      </w:r>
      <w:r>
        <w:rPr>
          <w:noProof/>
        </w:rPr>
      </w:r>
      <w:r>
        <w:rPr>
          <w:noProof/>
        </w:rPr>
        <w:fldChar w:fldCharType="separate"/>
      </w:r>
      <w:r>
        <w:rPr>
          <w:noProof/>
        </w:rPr>
        <w:t>17</w:t>
      </w:r>
      <w:r>
        <w:rPr>
          <w:noProof/>
        </w:rPr>
        <w:fldChar w:fldCharType="end"/>
      </w:r>
    </w:p>
    <w:p w14:paraId="44F7C84B" w14:textId="1F3D2C23" w:rsidR="00B27E6D" w:rsidRDefault="00B27E6D">
      <w:pPr>
        <w:pStyle w:val="TOC2"/>
        <w:rPr>
          <w:rFonts w:asciiTheme="minorHAnsi" w:eastAsiaTheme="minorEastAsia" w:hAnsiTheme="minorHAnsi" w:cstheme="minorBidi"/>
          <w:noProof/>
          <w:sz w:val="22"/>
          <w:szCs w:val="22"/>
          <w:lang w:eastAsia="da-DK"/>
        </w:rPr>
      </w:pPr>
      <w:r>
        <w:rPr>
          <w:noProof/>
        </w:rPr>
        <w:t>Feedback fra centrale aktører</w:t>
      </w:r>
      <w:r>
        <w:rPr>
          <w:noProof/>
        </w:rPr>
        <w:tab/>
      </w:r>
      <w:r>
        <w:rPr>
          <w:noProof/>
        </w:rPr>
        <w:fldChar w:fldCharType="begin"/>
      </w:r>
      <w:r>
        <w:rPr>
          <w:noProof/>
        </w:rPr>
        <w:instrText xml:space="preserve"> PAGEREF _Toc100833494 \h </w:instrText>
      </w:r>
      <w:r>
        <w:rPr>
          <w:noProof/>
        </w:rPr>
      </w:r>
      <w:r>
        <w:rPr>
          <w:noProof/>
        </w:rPr>
        <w:fldChar w:fldCharType="separate"/>
      </w:r>
      <w:r>
        <w:rPr>
          <w:noProof/>
        </w:rPr>
        <w:t>18</w:t>
      </w:r>
      <w:r>
        <w:rPr>
          <w:noProof/>
        </w:rPr>
        <w:fldChar w:fldCharType="end"/>
      </w:r>
    </w:p>
    <w:p w14:paraId="70CBBCC2" w14:textId="37D3A4A5" w:rsidR="00B27E6D" w:rsidRDefault="00B27E6D">
      <w:pPr>
        <w:pStyle w:val="TOC2"/>
        <w:rPr>
          <w:rFonts w:asciiTheme="minorHAnsi" w:eastAsiaTheme="minorEastAsia" w:hAnsiTheme="minorHAnsi" w:cstheme="minorBidi"/>
          <w:noProof/>
          <w:sz w:val="22"/>
          <w:szCs w:val="22"/>
          <w:lang w:eastAsia="da-DK"/>
        </w:rPr>
      </w:pPr>
      <w:r>
        <w:rPr>
          <w:noProof/>
        </w:rPr>
        <w:t>Konsensusskabelse</w:t>
      </w:r>
      <w:r>
        <w:rPr>
          <w:noProof/>
        </w:rPr>
        <w:tab/>
      </w:r>
      <w:r>
        <w:rPr>
          <w:noProof/>
        </w:rPr>
        <w:fldChar w:fldCharType="begin"/>
      </w:r>
      <w:r>
        <w:rPr>
          <w:noProof/>
        </w:rPr>
        <w:instrText xml:space="preserve"> PAGEREF _Toc100833495 \h </w:instrText>
      </w:r>
      <w:r>
        <w:rPr>
          <w:noProof/>
        </w:rPr>
      </w:r>
      <w:r>
        <w:rPr>
          <w:noProof/>
        </w:rPr>
        <w:fldChar w:fldCharType="separate"/>
      </w:r>
      <w:r>
        <w:rPr>
          <w:noProof/>
        </w:rPr>
        <w:t>18</w:t>
      </w:r>
      <w:r>
        <w:rPr>
          <w:noProof/>
        </w:rPr>
        <w:fldChar w:fldCharType="end"/>
      </w:r>
    </w:p>
    <w:p w14:paraId="531564AC" w14:textId="7CD5B342" w:rsidR="00B27E6D" w:rsidRDefault="00B27E6D">
      <w:pPr>
        <w:pStyle w:val="TOC1"/>
        <w:rPr>
          <w:rFonts w:asciiTheme="minorHAnsi" w:eastAsiaTheme="minorEastAsia" w:hAnsiTheme="minorHAnsi" w:cstheme="minorBidi"/>
          <w:caps w:val="0"/>
          <w:noProof/>
          <w:sz w:val="22"/>
          <w:szCs w:val="22"/>
          <w:lang w:eastAsia="da-DK"/>
        </w:rPr>
      </w:pPr>
      <w:r>
        <w:rPr>
          <w:noProof/>
        </w:rPr>
        <w:t>rammeværket og dets brug udvikler sig løbende</w:t>
      </w:r>
      <w:r>
        <w:rPr>
          <w:noProof/>
        </w:rPr>
        <w:tab/>
      </w:r>
      <w:r>
        <w:rPr>
          <w:noProof/>
        </w:rPr>
        <w:fldChar w:fldCharType="begin"/>
      </w:r>
      <w:r>
        <w:rPr>
          <w:noProof/>
        </w:rPr>
        <w:instrText xml:space="preserve"> PAGEREF _Toc100833496 \h </w:instrText>
      </w:r>
      <w:r>
        <w:rPr>
          <w:noProof/>
        </w:rPr>
      </w:r>
      <w:r>
        <w:rPr>
          <w:noProof/>
        </w:rPr>
        <w:fldChar w:fldCharType="separate"/>
      </w:r>
      <w:r>
        <w:rPr>
          <w:noProof/>
        </w:rPr>
        <w:t>19</w:t>
      </w:r>
      <w:r>
        <w:rPr>
          <w:noProof/>
        </w:rPr>
        <w:fldChar w:fldCharType="end"/>
      </w:r>
    </w:p>
    <w:p w14:paraId="76C4009C" w14:textId="7967009A" w:rsidR="00B27E6D" w:rsidRDefault="00B27E6D">
      <w:pPr>
        <w:pStyle w:val="TOC1"/>
        <w:rPr>
          <w:rFonts w:asciiTheme="minorHAnsi" w:eastAsiaTheme="minorEastAsia" w:hAnsiTheme="minorHAnsi" w:cstheme="minorBidi"/>
          <w:caps w:val="0"/>
          <w:noProof/>
          <w:sz w:val="22"/>
          <w:szCs w:val="22"/>
          <w:lang w:eastAsia="da-DK"/>
        </w:rPr>
      </w:pPr>
      <w:r>
        <w:rPr>
          <w:noProof/>
        </w:rPr>
        <w:t>Referencer</w:t>
      </w:r>
      <w:r>
        <w:rPr>
          <w:noProof/>
        </w:rPr>
        <w:tab/>
      </w:r>
      <w:r>
        <w:rPr>
          <w:noProof/>
        </w:rPr>
        <w:fldChar w:fldCharType="begin"/>
      </w:r>
      <w:r>
        <w:rPr>
          <w:noProof/>
        </w:rPr>
        <w:instrText xml:space="preserve"> PAGEREF _Toc100833497 \h </w:instrText>
      </w:r>
      <w:r>
        <w:rPr>
          <w:noProof/>
        </w:rPr>
      </w:r>
      <w:r>
        <w:rPr>
          <w:noProof/>
        </w:rPr>
        <w:fldChar w:fldCharType="separate"/>
      </w:r>
      <w:r>
        <w:rPr>
          <w:noProof/>
        </w:rPr>
        <w:t>20</w:t>
      </w:r>
      <w:r>
        <w:rPr>
          <w:noProof/>
        </w:rPr>
        <w:fldChar w:fldCharType="end"/>
      </w:r>
    </w:p>
    <w:p w14:paraId="128D63E9" w14:textId="042D8E76" w:rsidR="008B75B2" w:rsidRPr="00374334" w:rsidRDefault="00313C0C" w:rsidP="00503923">
      <w:r w:rsidRPr="00374334">
        <w:fldChar w:fldCharType="end"/>
      </w:r>
    </w:p>
    <w:p w14:paraId="553E9532" w14:textId="77777777" w:rsidR="001355C0" w:rsidRPr="00374334" w:rsidRDefault="001355C0" w:rsidP="00503923"/>
    <w:p w14:paraId="0ECBA128" w14:textId="494E2328" w:rsidR="009D1891" w:rsidRDefault="00D83C4F" w:rsidP="00503923">
      <w:pPr>
        <w:pStyle w:val="1Overskrift1UdenNummer"/>
      </w:pPr>
      <w:bookmarkStart w:id="4" w:name="_Toc100833480"/>
      <w:r>
        <w:lastRenderedPageBreak/>
        <w:t>Hvad er</w:t>
      </w:r>
      <w:r w:rsidR="009D1891">
        <w:t xml:space="preserve"> et teoretisk rammeværk</w:t>
      </w:r>
      <w:r>
        <w:t>?</w:t>
      </w:r>
      <w:bookmarkEnd w:id="4"/>
    </w:p>
    <w:p w14:paraId="34F239F3" w14:textId="77777777" w:rsidR="009D1891" w:rsidRDefault="009D1891" w:rsidP="00503923"/>
    <w:p w14:paraId="4BA5DE84" w14:textId="3AF4F1C3" w:rsidR="009D1891" w:rsidRDefault="009D1891" w:rsidP="00503923">
      <w:r>
        <w:t>Helt generelt er et rammeværk en sammenhængende struktur over begreber og elementer, der tilsammen dækker en forståelse af et område. Rammeværket består således af en række centrale elementer og deres indbyrdes forbindelser, der tilsammen giver en repræsentation af det givne område. Rammeværket udgør herved en tolkning af hvorledes det givne område kan opfattes, hvad der er vigtigt i det og hvilke væsentlige relationer, der er mellem enkeltdelene (</w:t>
      </w:r>
      <w:proofErr w:type="spellStart"/>
      <w:r>
        <w:rPr>
          <w:rStyle w:val="normaltextrun"/>
        </w:rPr>
        <w:t>Binning</w:t>
      </w:r>
      <w:proofErr w:type="spellEnd"/>
      <w:r w:rsidR="00D83C4F">
        <w:rPr>
          <w:rStyle w:val="normaltextrun"/>
        </w:rPr>
        <w:t>,</w:t>
      </w:r>
      <w:r>
        <w:rPr>
          <w:rStyle w:val="normaltextrun"/>
        </w:rPr>
        <w:t xml:space="preserve"> </w:t>
      </w:r>
      <w:r w:rsidRPr="00E0362C">
        <w:rPr>
          <w:rStyle w:val="normaltextrun"/>
        </w:rPr>
        <w:t>2016)</w:t>
      </w:r>
      <w:r>
        <w:t xml:space="preserve">. </w:t>
      </w:r>
    </w:p>
    <w:p w14:paraId="3556537B" w14:textId="77777777" w:rsidR="009D1891" w:rsidRDefault="009D1891" w:rsidP="00503923">
      <w:r w:rsidRPr="00E86334">
        <w:t xml:space="preserve">Det er en mental konstruktion, hvis </w:t>
      </w:r>
      <w:r>
        <w:t xml:space="preserve">legitimitet og </w:t>
      </w:r>
      <w:r w:rsidRPr="00E86334">
        <w:t>videnskabelige værdi afhænger af den fælles mening, feltets udøvere tildeler den.</w:t>
      </w:r>
      <w:r>
        <w:t xml:space="preserve"> Hvis rammeværket formår at give en klar definition af det område eller begreb, det skal omfatte, og flertallet af områdets aktører kan acceptere konstruktionen, kan rammeværket udgøre et nyttigt redskab til forståelse af og kommunikation om det givne område. Validiteten af rammeværket vil være et udtryk for hvor godt, det beskriver det felt, det skal indramme, fx hvorvidt alle vigtige elementer er inddraget, at der er ikke medtaget elementer, som ikke tilhører området, at elementernes relationer er præcist beskrevne etc. Men validiteten kan også beskrives ud fra hvor anvendeligt det er til det givne formål. I denne forståelse af et rammeværk er indbygget, at der kan etableres forskellige rammeværk for det samme område. Den konkrete udformning vil dels afhænge af hvad det skal bruges til og dels af </w:t>
      </w:r>
      <w:proofErr w:type="spellStart"/>
      <w:r>
        <w:t>fagsyn</w:t>
      </w:r>
      <w:proofErr w:type="spellEnd"/>
      <w:r>
        <w:t xml:space="preserve"> og kompetencer hos </w:t>
      </w:r>
      <w:proofErr w:type="gramStart"/>
      <w:r>
        <w:t>de</w:t>
      </w:r>
      <w:proofErr w:type="gramEnd"/>
      <w:r>
        <w:t>, der etablerer det.</w:t>
      </w:r>
    </w:p>
    <w:p w14:paraId="4BCD743E" w14:textId="77777777" w:rsidR="009D1891" w:rsidRDefault="009D1891" w:rsidP="00503923"/>
    <w:p w14:paraId="23F15135" w14:textId="41D57C46" w:rsidR="009D1891" w:rsidRDefault="009D1891" w:rsidP="00503923">
      <w:r>
        <w:t xml:space="preserve">Rammeværk i NAFA skal potentielt understøtte alle aktiviteter i NAFA dvs. både naturfagsundervisning i grundskolen, uddannelse af grundskolelærere i naturfagsundervisning og udvikling af naturfagsdidaktik. NAFA-rammeværk skal således ideelt set have gyldighed for mange deltagere og i flere arenaer, hvilket er et ganske omfattende og vanskeligt opnåeligt mål. De enkelte rammeværk må derfor have en tydelig deklaration med en argumentation for den valgte prioritering af elementer i rammeværket, deres beskrivelse og relation samt den primære målgruppe for rammeværket. På denne måde sikrer NAFA at de udviklede rammeværk er operationelle for relevante målgrupper, hvorimod de er mere orienterende og inspirerende for andre målgrupper. </w:t>
      </w:r>
    </w:p>
    <w:p w14:paraId="360D570E" w14:textId="77777777" w:rsidR="006F0BEA" w:rsidRDefault="006F0BEA" w:rsidP="00503923"/>
    <w:p w14:paraId="7BC51A31" w14:textId="77777777" w:rsidR="009D1891" w:rsidRPr="00F568E4" w:rsidRDefault="009D1891" w:rsidP="00503923">
      <w:pPr>
        <w:pStyle w:val="1Overskrift1UdenNummer"/>
      </w:pPr>
      <w:bookmarkStart w:id="5" w:name="_Toc100833481"/>
      <w:r>
        <w:lastRenderedPageBreak/>
        <w:t>E</w:t>
      </w:r>
      <w:r w:rsidRPr="00F568E4">
        <w:t>ksempler på rammeværk</w:t>
      </w:r>
      <w:bookmarkEnd w:id="5"/>
    </w:p>
    <w:p w14:paraId="538AD5FE" w14:textId="38D194D2" w:rsidR="009D1891" w:rsidRDefault="009D1891" w:rsidP="00503923">
      <w:r>
        <w:t xml:space="preserve">For at illustrere at gode rammeværk altid er dedikeret til nogen med et for dem særligt relevant indhold og formål, vil vi her præsentere fire eksempler på eksisterende rammeværk med betydning for det naturfagsdidaktiske område. De har meget forskellige formål og de er konstrueret med meget forskellige metoder, ligesom deres repræsentationsformer er meget forskellige. </w:t>
      </w:r>
    </w:p>
    <w:p w14:paraId="5B4702DF" w14:textId="77777777" w:rsidR="006F0BEA" w:rsidRDefault="006F0BEA" w:rsidP="00503923"/>
    <w:p w14:paraId="1040456C" w14:textId="77777777" w:rsidR="009D1891" w:rsidRPr="009D1891" w:rsidRDefault="009D1891" w:rsidP="00503923">
      <w:pPr>
        <w:pStyle w:val="2Overskrift2Udennummer"/>
        <w:rPr>
          <w:lang w:val="en-US"/>
        </w:rPr>
      </w:pPr>
      <w:bookmarkStart w:id="6" w:name="_Toc100833482"/>
      <w:r w:rsidRPr="009D1891">
        <w:rPr>
          <w:lang w:val="en-US"/>
        </w:rPr>
        <w:t>A Framework for K-12 Science Education</w:t>
      </w:r>
      <w:bookmarkEnd w:id="6"/>
    </w:p>
    <w:p w14:paraId="0CB3F30A" w14:textId="671C16FD" w:rsidR="009D1891" w:rsidRDefault="009D1891" w:rsidP="00503923">
      <w:pPr>
        <w:rPr>
          <w:lang w:val="en-US"/>
        </w:rPr>
      </w:pPr>
      <w:r w:rsidRPr="009D1891">
        <w:rPr>
          <w:lang w:val="en-US"/>
        </w:rPr>
        <w:t xml:space="preserve">I 2012 </w:t>
      </w:r>
      <w:proofErr w:type="spellStart"/>
      <w:r w:rsidRPr="009D1891">
        <w:rPr>
          <w:lang w:val="en-US"/>
        </w:rPr>
        <w:t>udgav</w:t>
      </w:r>
      <w:proofErr w:type="spellEnd"/>
      <w:r w:rsidRPr="009D1891">
        <w:rPr>
          <w:lang w:val="en-US"/>
        </w:rPr>
        <w:t xml:space="preserve"> det </w:t>
      </w:r>
      <w:proofErr w:type="spellStart"/>
      <w:r w:rsidRPr="009D1891">
        <w:rPr>
          <w:lang w:val="en-US"/>
        </w:rPr>
        <w:t>amerikanske</w:t>
      </w:r>
      <w:proofErr w:type="spellEnd"/>
      <w:r w:rsidRPr="009D1891">
        <w:rPr>
          <w:lang w:val="en-US"/>
        </w:rPr>
        <w:t xml:space="preserve"> National Research Council et </w:t>
      </w:r>
      <w:proofErr w:type="spellStart"/>
      <w:r w:rsidRPr="009D1891">
        <w:rPr>
          <w:lang w:val="en-US"/>
        </w:rPr>
        <w:t>nyskabende</w:t>
      </w:r>
      <w:proofErr w:type="spellEnd"/>
      <w:r w:rsidRPr="009D1891">
        <w:rPr>
          <w:lang w:val="en-US"/>
        </w:rPr>
        <w:t xml:space="preserve"> bud </w:t>
      </w:r>
      <w:proofErr w:type="spellStart"/>
      <w:r w:rsidRPr="009D1891">
        <w:rPr>
          <w:lang w:val="en-US"/>
        </w:rPr>
        <w:t>på</w:t>
      </w:r>
      <w:proofErr w:type="spellEnd"/>
      <w:r w:rsidRPr="009D1891">
        <w:rPr>
          <w:lang w:val="en-US"/>
        </w:rPr>
        <w:t xml:space="preserve">, </w:t>
      </w:r>
      <w:proofErr w:type="spellStart"/>
      <w:r w:rsidRPr="009D1891">
        <w:rPr>
          <w:lang w:val="en-US"/>
        </w:rPr>
        <w:t>hvorledes</w:t>
      </w:r>
      <w:proofErr w:type="spellEnd"/>
      <w:r w:rsidRPr="009D1891">
        <w:rPr>
          <w:lang w:val="en-US"/>
        </w:rPr>
        <w:t xml:space="preserve"> </w:t>
      </w:r>
      <w:proofErr w:type="spellStart"/>
      <w:r w:rsidRPr="009D1891">
        <w:rPr>
          <w:lang w:val="en-US"/>
        </w:rPr>
        <w:t>naturfagsundervisningen</w:t>
      </w:r>
      <w:proofErr w:type="spellEnd"/>
      <w:r w:rsidRPr="009D1891">
        <w:rPr>
          <w:lang w:val="en-US"/>
        </w:rPr>
        <w:t xml:space="preserve"> </w:t>
      </w:r>
      <w:proofErr w:type="spellStart"/>
      <w:r w:rsidRPr="009D1891">
        <w:rPr>
          <w:lang w:val="en-US"/>
        </w:rPr>
        <w:t>kunne</w:t>
      </w:r>
      <w:proofErr w:type="spellEnd"/>
      <w:r w:rsidRPr="009D1891">
        <w:rPr>
          <w:lang w:val="en-US"/>
        </w:rPr>
        <w:t xml:space="preserve"> </w:t>
      </w:r>
      <w:proofErr w:type="spellStart"/>
      <w:r w:rsidRPr="009D1891">
        <w:rPr>
          <w:lang w:val="en-US"/>
        </w:rPr>
        <w:t>rammesættes</w:t>
      </w:r>
      <w:proofErr w:type="spellEnd"/>
      <w:r w:rsidRPr="009D1891">
        <w:rPr>
          <w:lang w:val="en-US"/>
        </w:rPr>
        <w:t xml:space="preserve">: </w:t>
      </w:r>
      <w:r w:rsidRPr="009D1891">
        <w:rPr>
          <w:i/>
          <w:lang w:val="en-US"/>
        </w:rPr>
        <w:t>A Framework for K-12 Science Education: Practices, Crosscutting Concepts, and Core Ideas</w:t>
      </w:r>
      <w:r w:rsidRPr="009D1891">
        <w:rPr>
          <w:lang w:val="en-US"/>
        </w:rPr>
        <w:t xml:space="preserve"> (NRC</w:t>
      </w:r>
      <w:r w:rsidR="004D5DF8">
        <w:rPr>
          <w:lang w:val="en-US"/>
        </w:rPr>
        <w:t>,</w:t>
      </w:r>
      <w:r w:rsidRPr="009D1891">
        <w:rPr>
          <w:lang w:val="en-US"/>
        </w:rPr>
        <w:t xml:space="preserve"> 2012).</w:t>
      </w:r>
    </w:p>
    <w:p w14:paraId="015583AB" w14:textId="77777777" w:rsidR="006F0BEA" w:rsidRPr="009D1891" w:rsidRDefault="006F0BEA" w:rsidP="00503923">
      <w:pPr>
        <w:rPr>
          <w:lang w:val="en-US"/>
        </w:rPr>
      </w:pPr>
    </w:p>
    <w:p w14:paraId="6EE9FBE2" w14:textId="15B7DC0A" w:rsidR="006F0BEA" w:rsidRPr="00D46DDD" w:rsidRDefault="009D1891" w:rsidP="00503923">
      <w:r>
        <w:t xml:space="preserve">Naturfagsundervisningen i USA var på det tidspunkt fastlåst i standarder og trængte til revitalisering. De foregående 10 års forskning i naturfagsdidaktik havde givet en lang række forskningsmæssige indsigter som pegede på mere hensigtsmæssige og tidssvarende undervisningstilgange, typisk baseret på sociokulturelle forståelser af undervisning og læring. </w:t>
      </w:r>
      <w:r w:rsidRPr="00D46DDD">
        <w:t>En nedsat komite ‘</w:t>
      </w:r>
      <w:proofErr w:type="spellStart"/>
      <w:r w:rsidRPr="00D46DDD">
        <w:t>chosen</w:t>
      </w:r>
      <w:proofErr w:type="spellEnd"/>
      <w:r w:rsidRPr="00D46DDD">
        <w:t xml:space="preserve"> for </w:t>
      </w:r>
      <w:proofErr w:type="spellStart"/>
      <w:r w:rsidRPr="00D46DDD">
        <w:t>their</w:t>
      </w:r>
      <w:proofErr w:type="spellEnd"/>
      <w:r w:rsidRPr="00D46DDD">
        <w:t xml:space="preserve"> special </w:t>
      </w:r>
      <w:proofErr w:type="spellStart"/>
      <w:r w:rsidRPr="00D46DDD">
        <w:t>competences</w:t>
      </w:r>
      <w:proofErr w:type="spellEnd"/>
      <w:r w:rsidRPr="00D46DDD">
        <w:t xml:space="preserve"> and with </w:t>
      </w:r>
      <w:proofErr w:type="spellStart"/>
      <w:r w:rsidRPr="00D46DDD">
        <w:t>regard</w:t>
      </w:r>
      <w:proofErr w:type="spellEnd"/>
      <w:r w:rsidRPr="00D46DDD">
        <w:t xml:space="preserve"> for </w:t>
      </w:r>
      <w:proofErr w:type="spellStart"/>
      <w:r w:rsidRPr="00D46DDD">
        <w:t>appropriate</w:t>
      </w:r>
      <w:proofErr w:type="spellEnd"/>
      <w:r w:rsidRPr="00D46DDD">
        <w:t xml:space="preserve"> balance’ udarbejdede et omfattende bud på hvorledes na</w:t>
      </w:r>
      <w:r>
        <w:t>turfagsundervisningen kan begrebssættes og indholdsbestemmes. Det var et rammeværk til udvikling af naturfagsundervisningen i bred forstand:</w:t>
      </w:r>
    </w:p>
    <w:p w14:paraId="2C5C8BC2" w14:textId="2170EE23" w:rsidR="009D1891" w:rsidRDefault="009D1891" w:rsidP="00503923">
      <w:pPr>
        <w:pStyle w:val="IntenseQuote"/>
      </w:pPr>
      <w:r w:rsidRPr="009D1891">
        <w:rPr>
          <w:lang w:val="en-US"/>
        </w:rPr>
        <w:t xml:space="preserve">“… the framework is intended as a guide to standards developers as well as for curriculum designers, assessment developers, state and district science administrators, professionals responsible for science teacher education, and science educators working in informal settings.” </w:t>
      </w:r>
      <w:r w:rsidRPr="00642B82">
        <w:t>(s. 8)</w:t>
      </w:r>
    </w:p>
    <w:p w14:paraId="756A5C54" w14:textId="58DEB2D0" w:rsidR="009D1891" w:rsidRDefault="009D1891" w:rsidP="00503923">
      <w:r w:rsidRPr="00642B82">
        <w:t>En central del af rammeværket var en forståelse af, hvordan undervisningspraksis og -viden er inte</w:t>
      </w:r>
      <w:r w:rsidRPr="00D62C28">
        <w:t>gr</w:t>
      </w:r>
      <w:r w:rsidRPr="00642B82">
        <w:t>er</w:t>
      </w:r>
      <w:r>
        <w:t xml:space="preserve">et i et fyldestgørende design af børn og unges læring indenfor </w:t>
      </w:r>
      <w:r w:rsidRPr="00642B82">
        <w:t xml:space="preserve">naturvidenskab: “… the framework </w:t>
      </w:r>
      <w:proofErr w:type="spellStart"/>
      <w:r w:rsidRPr="00642B82">
        <w:t>seeks</w:t>
      </w:r>
      <w:proofErr w:type="spellEnd"/>
      <w:r w:rsidRPr="00642B82">
        <w:t xml:space="preserve"> to </w:t>
      </w:r>
      <w:proofErr w:type="spellStart"/>
      <w:r w:rsidRPr="00642B82">
        <w:t>illustrate</w:t>
      </w:r>
      <w:proofErr w:type="spellEnd"/>
      <w:r w:rsidRPr="00642B82">
        <w:t xml:space="preserve"> </w:t>
      </w:r>
      <w:proofErr w:type="spellStart"/>
      <w:r w:rsidRPr="00642B82">
        <w:t>how</w:t>
      </w:r>
      <w:proofErr w:type="spellEnd"/>
      <w:r w:rsidRPr="00642B82">
        <w:t xml:space="preserve"> </w:t>
      </w:r>
      <w:proofErr w:type="spellStart"/>
      <w:r w:rsidRPr="00642B82">
        <w:t>knowledge</w:t>
      </w:r>
      <w:proofErr w:type="spellEnd"/>
      <w:r w:rsidRPr="00642B82">
        <w:t xml:space="preserve"> and practice must </w:t>
      </w:r>
      <w:proofErr w:type="spellStart"/>
      <w:r w:rsidRPr="00642B82">
        <w:t>be</w:t>
      </w:r>
      <w:proofErr w:type="spellEnd"/>
      <w:r w:rsidRPr="00642B82">
        <w:t xml:space="preserve"> </w:t>
      </w:r>
      <w:proofErr w:type="spellStart"/>
      <w:r w:rsidRPr="00642B82">
        <w:t>intertwined</w:t>
      </w:r>
      <w:proofErr w:type="spellEnd"/>
      <w:r w:rsidRPr="00642B82">
        <w:t xml:space="preserve"> in </w:t>
      </w:r>
      <w:proofErr w:type="spellStart"/>
      <w:r w:rsidRPr="00642B82">
        <w:t>designing</w:t>
      </w:r>
      <w:proofErr w:type="spellEnd"/>
      <w:r w:rsidRPr="00642B82">
        <w:t xml:space="preserve"> learning </w:t>
      </w:r>
      <w:proofErr w:type="spellStart"/>
      <w:r w:rsidRPr="00642B82">
        <w:t>experiences</w:t>
      </w:r>
      <w:proofErr w:type="spellEnd"/>
      <w:r w:rsidRPr="00642B82">
        <w:t xml:space="preserve"> in K-12 science </w:t>
      </w:r>
      <w:proofErr w:type="spellStart"/>
      <w:r w:rsidRPr="00642B82">
        <w:t>education</w:t>
      </w:r>
      <w:proofErr w:type="spellEnd"/>
      <w:r w:rsidRPr="00642B82">
        <w:t>” (s. 11)</w:t>
      </w:r>
      <w:r w:rsidR="006F0BEA">
        <w:t>.</w:t>
      </w:r>
    </w:p>
    <w:p w14:paraId="727EAB34" w14:textId="77777777" w:rsidR="006F0BEA" w:rsidRPr="00642B82" w:rsidRDefault="006F0BEA" w:rsidP="00503923"/>
    <w:p w14:paraId="0C64EDF7" w14:textId="77777777" w:rsidR="009D1891" w:rsidRPr="00D46DDD" w:rsidRDefault="009D1891" w:rsidP="00503923">
      <w:r>
        <w:t xml:space="preserve">Det skal lige nævnes, at naturfagsundervisning i </w:t>
      </w:r>
      <w:proofErr w:type="spellStart"/>
      <w:r>
        <w:t>NRCs</w:t>
      </w:r>
      <w:proofErr w:type="spellEnd"/>
      <w:r>
        <w:t xml:space="preserve"> rammeværk også inkluderer elementer af teknologiundervisning og </w:t>
      </w:r>
      <w:proofErr w:type="spellStart"/>
      <w:r>
        <w:t>engineering</w:t>
      </w:r>
      <w:proofErr w:type="spellEnd"/>
      <w:r>
        <w:t xml:space="preserve">. </w:t>
      </w:r>
      <w:r w:rsidRPr="00D46DDD">
        <w:t>Denne</w:t>
      </w:r>
      <w:r>
        <w:t xml:space="preserve"> brede forståelse af naturfag</w:t>
      </w:r>
      <w:r w:rsidRPr="00D46DDD">
        <w:t xml:space="preserve"> </w:t>
      </w:r>
      <w:r>
        <w:t xml:space="preserve">kommer til syne når NRC </w:t>
      </w:r>
      <w:r w:rsidRPr="00D46DDD">
        <w:t>illustrere</w:t>
      </w:r>
      <w:r>
        <w:t>r</w:t>
      </w:r>
      <w:r w:rsidRPr="00D46DDD">
        <w:t xml:space="preserve"> i </w:t>
      </w:r>
      <w:r>
        <w:t>naturvidenskabspersoners og ingeniørers aktiviteter i forhold til undersøgelse, vurdering og udvikling af forklaringer og løsninger (NCR s. 45)</w:t>
      </w:r>
      <w:r w:rsidRPr="00D46DDD">
        <w:t>:</w:t>
      </w:r>
    </w:p>
    <w:p w14:paraId="1709E27E" w14:textId="77777777" w:rsidR="009D1891" w:rsidRPr="00D46DDD" w:rsidRDefault="009D1891" w:rsidP="00503923"/>
    <w:p w14:paraId="7142B35E" w14:textId="77777777" w:rsidR="009D1891" w:rsidRDefault="009D1891" w:rsidP="00503923">
      <w:r w:rsidRPr="00F700DD">
        <w:rPr>
          <w:noProof/>
          <w:lang w:val="en-US"/>
        </w:rPr>
        <w:lastRenderedPageBreak/>
        <w:drawing>
          <wp:inline distT="0" distB="0" distL="0" distR="0" wp14:anchorId="65733432" wp14:editId="0FA65F13">
            <wp:extent cx="4692650" cy="27486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116" cy="2759470"/>
                    </a:xfrm>
                    <a:prstGeom prst="rect">
                      <a:avLst/>
                    </a:prstGeom>
                    <a:noFill/>
                    <a:ln>
                      <a:noFill/>
                    </a:ln>
                  </pic:spPr>
                </pic:pic>
              </a:graphicData>
            </a:graphic>
          </wp:inline>
        </w:drawing>
      </w:r>
    </w:p>
    <w:p w14:paraId="26E814D0" w14:textId="007ADB56" w:rsidR="009D1891" w:rsidRDefault="009D1891" w:rsidP="00503923">
      <w:pPr>
        <w:rPr>
          <w:lang w:val="en-US"/>
        </w:rPr>
      </w:pPr>
      <w:r w:rsidRPr="009D1891">
        <w:rPr>
          <w:lang w:val="en-US"/>
        </w:rPr>
        <w:t>Fig. 1. The three spheres of activity for scientists and engineers (NRC 2012, s. 45).</w:t>
      </w:r>
    </w:p>
    <w:p w14:paraId="043D2606" w14:textId="77777777" w:rsidR="006F0BEA" w:rsidRPr="009D1891" w:rsidRDefault="006F0BEA" w:rsidP="00503923">
      <w:pPr>
        <w:rPr>
          <w:lang w:val="en-US"/>
        </w:rPr>
      </w:pPr>
    </w:p>
    <w:p w14:paraId="30732630" w14:textId="38E85500" w:rsidR="009D1891" w:rsidRDefault="009D1891" w:rsidP="00503923">
      <w:r>
        <w:t>Dette rammeværk har haft stor indflydelse på udviklingen af naturfagsundervisningen i retning af mere vægt på samtale og argumentation, som det der bærer børn og unges udvikling af forståelse af naturfænomener og naturvidenskaben.</w:t>
      </w:r>
    </w:p>
    <w:p w14:paraId="4411B567" w14:textId="77777777" w:rsidR="006F0BEA" w:rsidRDefault="006F0BEA" w:rsidP="00503923"/>
    <w:p w14:paraId="4C8CC2DF" w14:textId="77777777" w:rsidR="009D1891" w:rsidRPr="00267BA3" w:rsidRDefault="009D1891" w:rsidP="00503923">
      <w:pPr>
        <w:pStyle w:val="2Overskrift2Udennummer"/>
      </w:pPr>
      <w:bookmarkStart w:id="7" w:name="_Toc100833483"/>
      <w:r w:rsidRPr="00267BA3">
        <w:t xml:space="preserve">PISA framework for </w:t>
      </w:r>
      <w:proofErr w:type="spellStart"/>
      <w:r w:rsidRPr="00267BA3">
        <w:t>scientific</w:t>
      </w:r>
      <w:proofErr w:type="spellEnd"/>
      <w:r w:rsidRPr="00267BA3">
        <w:t xml:space="preserve"> </w:t>
      </w:r>
      <w:proofErr w:type="spellStart"/>
      <w:r w:rsidRPr="00267BA3">
        <w:t>literacy</w:t>
      </w:r>
      <w:bookmarkEnd w:id="7"/>
      <w:proofErr w:type="spellEnd"/>
    </w:p>
    <w:p w14:paraId="4F1CD122" w14:textId="6509B1DA" w:rsidR="009D1891" w:rsidRDefault="009D1891" w:rsidP="00503923">
      <w:r w:rsidRPr="00F700DD">
        <w:t xml:space="preserve">Ofte bruges </w:t>
      </w:r>
      <w:r>
        <w:t>et rammeværk</w:t>
      </w:r>
      <w:r w:rsidRPr="00F700DD">
        <w:t xml:space="preserve"> i forbindelse med evaluering af performance inden for et givet område. </w:t>
      </w:r>
      <w:r w:rsidRPr="000610FC">
        <w:t xml:space="preserve">Her vil rammeværket svare til </w:t>
      </w:r>
      <w:r>
        <w:t xml:space="preserve">det </w:t>
      </w:r>
      <w:proofErr w:type="spellStart"/>
      <w:r>
        <w:t>construct</w:t>
      </w:r>
      <w:proofErr w:type="spellEnd"/>
      <w:r>
        <w:t xml:space="preserve">, der ligger til grund for vurderingen af evalueringens såkaldte </w:t>
      </w:r>
      <w:proofErr w:type="spellStart"/>
      <w:r>
        <w:t>construct</w:t>
      </w:r>
      <w:proofErr w:type="spellEnd"/>
      <w:r>
        <w:t xml:space="preserve"> </w:t>
      </w:r>
      <w:proofErr w:type="spellStart"/>
      <w:r>
        <w:t>validity</w:t>
      </w:r>
      <w:proofErr w:type="spellEnd"/>
      <w:r>
        <w:t xml:space="preserve"> (på dansk begrebsmæssig gyldighed). Gyldighed er et centralt kvalitetskrav i enhver evaluering, og den begrebsmæssige gyldighed vurderes ved at undersøge om evalueringens målemetode er udviklet på baggrund af en dækkende model for det, der skal evalueres. Denne model er lig med evalueringens rammeværk (framework).</w:t>
      </w:r>
    </w:p>
    <w:p w14:paraId="3FF8D21C" w14:textId="77777777" w:rsidR="00503923" w:rsidRDefault="00503923" w:rsidP="00503923"/>
    <w:p w14:paraId="1F8FE350" w14:textId="77777777" w:rsidR="009D1891" w:rsidRDefault="009D1891" w:rsidP="00503923">
      <w:r>
        <w:t xml:space="preserve">Det framework, som blev udarbejdet da </w:t>
      </w:r>
      <w:proofErr w:type="spellStart"/>
      <w:proofErr w:type="gramStart"/>
      <w:r>
        <w:t>OECDs</w:t>
      </w:r>
      <w:proofErr w:type="spellEnd"/>
      <w:proofErr w:type="gramEnd"/>
      <w:r>
        <w:t xml:space="preserve"> PISA-projekt (</w:t>
      </w:r>
      <w:hyperlink r:id="rId15" w:history="1">
        <w:r w:rsidRPr="0047170C">
          <w:rPr>
            <w:rStyle w:val="Hyperlink"/>
          </w:rPr>
          <w:t>https://www.oecd.org/PISA/</w:t>
        </w:r>
      </w:hyperlink>
      <w:r>
        <w:t xml:space="preserve">) skulle udføre sine målinger af </w:t>
      </w:r>
      <w:proofErr w:type="spellStart"/>
      <w:r>
        <w:t>scientific</w:t>
      </w:r>
      <w:proofErr w:type="spellEnd"/>
      <w:r>
        <w:t xml:space="preserve"> </w:t>
      </w:r>
      <w:proofErr w:type="spellStart"/>
      <w:r>
        <w:t>literacy</w:t>
      </w:r>
      <w:proofErr w:type="spellEnd"/>
      <w:r>
        <w:t xml:space="preserve">, er et eksempel på et evalueringsrammeværk. En sådan måling krævede en fælles opfattelse blandt deltagerlandene af, hvad der skulle forstås ved </w:t>
      </w:r>
      <w:proofErr w:type="spellStart"/>
      <w:r>
        <w:t>scientific</w:t>
      </w:r>
      <w:proofErr w:type="spellEnd"/>
      <w:r>
        <w:t xml:space="preserve"> </w:t>
      </w:r>
      <w:proofErr w:type="spellStart"/>
      <w:r>
        <w:t>literacy</w:t>
      </w:r>
      <w:proofErr w:type="spellEnd"/>
      <w:r>
        <w:t xml:space="preserve"> – altså et framework for </w:t>
      </w:r>
      <w:proofErr w:type="spellStart"/>
      <w:r>
        <w:t>scientific</w:t>
      </w:r>
      <w:proofErr w:type="spellEnd"/>
      <w:r>
        <w:t xml:space="preserve"> </w:t>
      </w:r>
      <w:proofErr w:type="spellStart"/>
      <w:r>
        <w:t>literacy</w:t>
      </w:r>
      <w:proofErr w:type="spellEnd"/>
      <w:r>
        <w:t xml:space="preserve">. Dette rammeværk har indholdsmæssige lighedspunkter med </w:t>
      </w:r>
      <w:proofErr w:type="spellStart"/>
      <w:r>
        <w:t>NAFAs</w:t>
      </w:r>
      <w:proofErr w:type="spellEnd"/>
      <w:r>
        <w:t xml:space="preserve"> rammeværk om blandt andet dannelse og kompetence inden for de naturvidenskabelige fag.</w:t>
      </w:r>
    </w:p>
    <w:p w14:paraId="6E10455B" w14:textId="2479463F" w:rsidR="009D1891" w:rsidRDefault="009D1891" w:rsidP="00503923">
      <w:r>
        <w:t xml:space="preserve">PISA-rammeværket blev udarbejdet af en gruppe forskere fra de deltagende lande (10-12 prs) som mødtes 3-4 gange á 2-3 dage. Som udgangspunkt blev der enighed om en meget bred formulering af hvad en evaluering af </w:t>
      </w:r>
      <w:proofErr w:type="spellStart"/>
      <w:r>
        <w:t>scientific</w:t>
      </w:r>
      <w:proofErr w:type="spellEnd"/>
      <w:r>
        <w:t xml:space="preserve"> </w:t>
      </w:r>
      <w:proofErr w:type="spellStart"/>
      <w:r>
        <w:t>literacy</w:t>
      </w:r>
      <w:proofErr w:type="spellEnd"/>
      <w:r>
        <w:t xml:space="preserve"> skulle omfatte, nemlig:</w:t>
      </w:r>
    </w:p>
    <w:p w14:paraId="0141B756" w14:textId="0F3E6101" w:rsidR="009D1891" w:rsidRDefault="009D1891" w:rsidP="00503923">
      <w:pPr>
        <w:pStyle w:val="IntenseQuote"/>
        <w:rPr>
          <w:lang w:val="en-US"/>
        </w:rPr>
      </w:pPr>
      <w:r w:rsidRPr="009D1891">
        <w:rPr>
          <w:lang w:val="en-US"/>
        </w:rPr>
        <w:t xml:space="preserve">the capacity of students to identify scientific issues, explain phenomena scientifically and use scientific evidence as they encounter, interpret, </w:t>
      </w:r>
      <w:proofErr w:type="gramStart"/>
      <w:r w:rsidRPr="009D1891">
        <w:rPr>
          <w:lang w:val="en-US"/>
        </w:rPr>
        <w:t>solve</w:t>
      </w:r>
      <w:proofErr w:type="gramEnd"/>
      <w:r w:rsidRPr="009D1891">
        <w:rPr>
          <w:lang w:val="en-US"/>
        </w:rPr>
        <w:t xml:space="preserve"> and make decisions in life situations involving science and technology </w:t>
      </w:r>
      <w:r w:rsidRPr="00503923">
        <w:rPr>
          <w:lang w:val="en-US"/>
        </w:rPr>
        <w:t>(OECD</w:t>
      </w:r>
      <w:r w:rsidR="004D5DF8">
        <w:rPr>
          <w:lang w:val="en-US"/>
        </w:rPr>
        <w:t>,</w:t>
      </w:r>
      <w:r w:rsidRPr="00503923">
        <w:rPr>
          <w:lang w:val="en-US"/>
        </w:rPr>
        <w:t xml:space="preserve"> 2007, s. 33)</w:t>
      </w:r>
      <w:r w:rsidR="00503923">
        <w:rPr>
          <w:lang w:val="en-US"/>
        </w:rPr>
        <w:t>.</w:t>
      </w:r>
    </w:p>
    <w:p w14:paraId="1B3A3E6B" w14:textId="77777777" w:rsidR="00503923" w:rsidRPr="00503923" w:rsidRDefault="00503923" w:rsidP="00503923">
      <w:pPr>
        <w:rPr>
          <w:lang w:val="en-US"/>
        </w:rPr>
      </w:pPr>
    </w:p>
    <w:p w14:paraId="51231AB5" w14:textId="6E4F532A" w:rsidR="009D1891" w:rsidRDefault="009D1891" w:rsidP="00503923">
      <w:r>
        <w:lastRenderedPageBreak/>
        <w:t xml:space="preserve">Forskerne kom med hver deres forståelse af hvad dette ville indebære og gennem møderne blev man enige om hvilke elementer, der skulle indgå i frameworket.  Efterhånden blev der udformet en </w:t>
      </w:r>
      <w:r w:rsidRPr="0051220C">
        <w:t xml:space="preserve">sproglig definition </w:t>
      </w:r>
      <w:r>
        <w:t xml:space="preserve">af </w:t>
      </w:r>
      <w:proofErr w:type="spellStart"/>
      <w:r>
        <w:t>scientific</w:t>
      </w:r>
      <w:proofErr w:type="spellEnd"/>
      <w:r>
        <w:t xml:space="preserve"> </w:t>
      </w:r>
      <w:proofErr w:type="spellStart"/>
      <w:r>
        <w:t>literacy</w:t>
      </w:r>
      <w:proofErr w:type="spellEnd"/>
      <w:r w:rsidRPr="0051220C">
        <w:t xml:space="preserve"> (s. </w:t>
      </w:r>
      <w:r>
        <w:t>34f</w:t>
      </w:r>
      <w:r w:rsidRPr="0051220C">
        <w:t xml:space="preserve">): </w:t>
      </w:r>
    </w:p>
    <w:p w14:paraId="544DBB4A" w14:textId="77777777" w:rsidR="005944FF" w:rsidRDefault="009D1891" w:rsidP="005944FF">
      <w:pPr>
        <w:pStyle w:val="IntenseQuote"/>
        <w:spacing w:after="0"/>
        <w:rPr>
          <w:lang w:val="en-US"/>
        </w:rPr>
      </w:pPr>
      <w:r w:rsidRPr="009D1891">
        <w:rPr>
          <w:lang w:val="en-US"/>
        </w:rPr>
        <w:t>… scientific literacy refers to an individual’s:</w:t>
      </w:r>
    </w:p>
    <w:p w14:paraId="50910B8B" w14:textId="3DC89D77" w:rsidR="009D1891" w:rsidRPr="009D1891" w:rsidRDefault="009D1891" w:rsidP="005944FF">
      <w:pPr>
        <w:pStyle w:val="IntenseQuote"/>
        <w:spacing w:before="0"/>
        <w:rPr>
          <w:lang w:val="en-US"/>
        </w:rPr>
      </w:pPr>
      <w:r w:rsidRPr="009D1891">
        <w:rPr>
          <w:lang w:val="en-US"/>
        </w:rPr>
        <w:t>Scientific knowledge and use of that knowledge to identify questions, to acquire new knowledge, to explain scientific phenomena, and to draw evidence-based conclusions about science-related issues;</w:t>
      </w:r>
      <w:r w:rsidR="00BE1BAD">
        <w:rPr>
          <w:lang w:val="en-US"/>
        </w:rPr>
        <w:t xml:space="preserve"> </w:t>
      </w:r>
      <w:r w:rsidRPr="009D1891">
        <w:rPr>
          <w:lang w:val="en-US"/>
        </w:rPr>
        <w:t>understanding of the characteristic features of science as a form of human knowledge and enquiry;</w:t>
      </w:r>
      <w:r w:rsidR="00BE1BAD">
        <w:rPr>
          <w:lang w:val="en-US"/>
        </w:rPr>
        <w:t xml:space="preserve"> </w:t>
      </w:r>
      <w:r w:rsidRPr="009D1891">
        <w:rPr>
          <w:lang w:val="en-US"/>
        </w:rPr>
        <w:t>awareness of how science and technology shape our material, intellectual, and cultural environments; and willingness to engage in science-related issues, and with the ideas of science, as a reflective citizen.</w:t>
      </w:r>
    </w:p>
    <w:p w14:paraId="015E771A" w14:textId="743663C5" w:rsidR="009D1891" w:rsidRDefault="009D1891" w:rsidP="00503923">
      <w:r>
        <w:t>Denne definition er en måde at udtrykke frameworket på. Den udgør en fælles konsensus omkring</w:t>
      </w:r>
      <w:r w:rsidRPr="00D6584B">
        <w:t xml:space="preserve"> </w:t>
      </w:r>
      <w:proofErr w:type="spellStart"/>
      <w:r w:rsidRPr="00D6584B">
        <w:t>sprogliggørelsen</w:t>
      </w:r>
      <w:proofErr w:type="spellEnd"/>
      <w:r w:rsidRPr="00D6584B">
        <w:t xml:space="preserve"> af </w:t>
      </w:r>
      <w:proofErr w:type="spellStart"/>
      <w:r w:rsidRPr="00D6584B">
        <w:t>scientific</w:t>
      </w:r>
      <w:proofErr w:type="spellEnd"/>
      <w:r w:rsidRPr="00D6584B">
        <w:t xml:space="preserve"> </w:t>
      </w:r>
      <w:proofErr w:type="spellStart"/>
      <w:r w:rsidRPr="00D6584B">
        <w:t>literacy</w:t>
      </w:r>
      <w:proofErr w:type="spellEnd"/>
      <w:r w:rsidRPr="00D6584B">
        <w:t xml:space="preserve"> på trods af mange forskellige perspektiver i gruppen omkring rammeværket.</w:t>
      </w:r>
      <w:r>
        <w:t xml:space="preserve"> Men for at lette udviklingen af </w:t>
      </w:r>
      <w:proofErr w:type="spellStart"/>
      <w:r>
        <w:t>testopgaver</w:t>
      </w:r>
      <w:proofErr w:type="spellEnd"/>
      <w:r>
        <w:t xml:space="preserve"> satte man også definitionen op i diagramform, som </w:t>
      </w:r>
      <w:r w:rsidR="00E67E74">
        <w:t xml:space="preserve">i </w:t>
      </w:r>
      <w:r w:rsidRPr="004A5B00">
        <w:t xml:space="preserve">PISA 2006 Scientific </w:t>
      </w:r>
      <w:proofErr w:type="spellStart"/>
      <w:r w:rsidRPr="004A5B00">
        <w:t>Literacy</w:t>
      </w:r>
      <w:proofErr w:type="spellEnd"/>
      <w:r w:rsidRPr="004A5B00">
        <w:t xml:space="preserve"> Framework</w:t>
      </w:r>
      <w:r>
        <w:t>, hvis hovedkategorier ses herunder.</w:t>
      </w:r>
    </w:p>
    <w:p w14:paraId="200BC52A" w14:textId="77777777" w:rsidR="009D1891" w:rsidRPr="00642B82" w:rsidRDefault="009D1891" w:rsidP="00503923">
      <w:r w:rsidRPr="008D7094">
        <w:rPr>
          <w:noProof/>
          <w:lang w:val="en-US"/>
        </w:rPr>
        <w:drawing>
          <wp:inline distT="0" distB="0" distL="0" distR="0" wp14:anchorId="7C9A0782" wp14:editId="3C1EFB7D">
            <wp:extent cx="5731510" cy="3808953"/>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08953"/>
                    </a:xfrm>
                    <a:prstGeom prst="rect">
                      <a:avLst/>
                    </a:prstGeom>
                    <a:noFill/>
                    <a:ln>
                      <a:noFill/>
                    </a:ln>
                  </pic:spPr>
                </pic:pic>
              </a:graphicData>
            </a:graphic>
          </wp:inline>
        </w:drawing>
      </w:r>
    </w:p>
    <w:p w14:paraId="7E978FE2" w14:textId="4F3A1B12" w:rsidR="009D1891" w:rsidRDefault="009D1891" w:rsidP="00503923">
      <w:r w:rsidRPr="009D1891">
        <w:rPr>
          <w:lang w:val="en-US"/>
        </w:rPr>
        <w:t xml:space="preserve">Fig. 2. The PISA 2006 science framework. </w:t>
      </w:r>
      <w:r w:rsidRPr="00267BA3">
        <w:t>(OECD 2007, s. 35).</w:t>
      </w:r>
    </w:p>
    <w:p w14:paraId="032D60A1" w14:textId="77777777" w:rsidR="00BE1BAD" w:rsidRPr="00267BA3" w:rsidRDefault="00BE1BAD" w:rsidP="00503923"/>
    <w:p w14:paraId="1777BC37" w14:textId="7EE0A0DB" w:rsidR="009D1891" w:rsidRDefault="009D1891" w:rsidP="00503923">
      <w:r>
        <w:t xml:space="preserve">Modellen samler rent grafisk fire elementer i en forståelse af </w:t>
      </w:r>
      <w:proofErr w:type="spellStart"/>
      <w:r>
        <w:t>scientific</w:t>
      </w:r>
      <w:proofErr w:type="spellEnd"/>
      <w:r>
        <w:t xml:space="preserve"> </w:t>
      </w:r>
      <w:proofErr w:type="spellStart"/>
      <w:r>
        <w:t>literacy</w:t>
      </w:r>
      <w:proofErr w:type="spellEnd"/>
      <w:r>
        <w:t>. De fleste vil i dag acceptere hovedtrækkene i modellen, hvis vi forstår ’</w:t>
      </w:r>
      <w:proofErr w:type="spellStart"/>
      <w:r>
        <w:t>Competencies</w:t>
      </w:r>
      <w:proofErr w:type="spellEnd"/>
      <w:r>
        <w:t xml:space="preserve">’ som færdigheder. Så vil </w:t>
      </w:r>
      <w:proofErr w:type="spellStart"/>
      <w:r>
        <w:t>scientific</w:t>
      </w:r>
      <w:proofErr w:type="spellEnd"/>
      <w:r>
        <w:t xml:space="preserve"> </w:t>
      </w:r>
      <w:proofErr w:type="spellStart"/>
      <w:r>
        <w:t>literate</w:t>
      </w:r>
      <w:proofErr w:type="spellEnd"/>
      <w:r>
        <w:t xml:space="preserve"> svare ret godt til manges forståelse af at være naturvidenskabelig kompetent. </w:t>
      </w:r>
    </w:p>
    <w:p w14:paraId="0A87DD63" w14:textId="77777777" w:rsidR="00BE1BAD" w:rsidRDefault="00BE1BAD" w:rsidP="00503923"/>
    <w:p w14:paraId="677C4373" w14:textId="1944D1B2" w:rsidR="009D1891" w:rsidRDefault="009D1891" w:rsidP="00503923">
      <w:r>
        <w:t xml:space="preserve">Hvert element i modellen er i sig selv ramme for et område, som er beskrevet detaljeret i dokumentet. En sådan præcis og udtømmende rammesætning er nødvendig, når der skal udformes opgaver til måling </w:t>
      </w:r>
      <w:r>
        <w:lastRenderedPageBreak/>
        <w:t xml:space="preserve">af elevers </w:t>
      </w:r>
      <w:proofErr w:type="spellStart"/>
      <w:r>
        <w:t>scientific</w:t>
      </w:r>
      <w:proofErr w:type="spellEnd"/>
      <w:r>
        <w:t xml:space="preserve"> </w:t>
      </w:r>
      <w:proofErr w:type="spellStart"/>
      <w:r>
        <w:t>literacy</w:t>
      </w:r>
      <w:proofErr w:type="spellEnd"/>
      <w:r>
        <w:t xml:space="preserve">. Fx var det ikke enkelt at fastlægge hvilke ’Life situations </w:t>
      </w:r>
      <w:proofErr w:type="spellStart"/>
      <w:r>
        <w:t>that</w:t>
      </w:r>
      <w:proofErr w:type="spellEnd"/>
      <w:r>
        <w:t xml:space="preserve"> </w:t>
      </w:r>
      <w:proofErr w:type="spellStart"/>
      <w:r>
        <w:t>involve</w:t>
      </w:r>
      <w:proofErr w:type="spellEnd"/>
      <w:r>
        <w:t xml:space="preserve"> science and </w:t>
      </w:r>
      <w:proofErr w:type="spellStart"/>
      <w:r>
        <w:t>technology</w:t>
      </w:r>
      <w:proofErr w:type="spellEnd"/>
      <w:r>
        <w:t>’, der kunne udformes opgaver inden for. Opgaver med skiløb som kontekst ville fx favorisere nordiske og østrigske elever, et vandkloset blev af nogle anset for delikat at arbejde med osv.</w:t>
      </w:r>
    </w:p>
    <w:p w14:paraId="002D4C05" w14:textId="77777777" w:rsidR="00BE1BAD" w:rsidRDefault="00BE1BAD" w:rsidP="00503923"/>
    <w:p w14:paraId="253478D5" w14:textId="64CA11B0" w:rsidR="009D1891" w:rsidRDefault="009D1891" w:rsidP="00503923">
      <w:r>
        <w:t xml:space="preserve">Hvorvidt den grafiske model eller den sproglige beskrivelse er ’bedst’, afhænger i vid udstrækning af hvad den skal bruges til. Men en grafisk repræsentation virker mere lukkende og mere </w:t>
      </w:r>
      <w:proofErr w:type="spellStart"/>
      <w:r>
        <w:t>operationaliserbar</w:t>
      </w:r>
      <w:proofErr w:type="spellEnd"/>
      <w:r>
        <w:t>. De enkelte elementer ordnes i kasser, som forbindes med pile, hvilket giver et overblik og en ’</w:t>
      </w:r>
      <w:proofErr w:type="spellStart"/>
      <w:r>
        <w:t>objektiviserbarhed</w:t>
      </w:r>
      <w:proofErr w:type="spellEnd"/>
      <w:r>
        <w:t xml:space="preserve">’ og også en distance, der kan fremme enighed. I modsætning til </w:t>
      </w:r>
      <w:proofErr w:type="spellStart"/>
      <w:r>
        <w:t>narrativet</w:t>
      </w:r>
      <w:proofErr w:type="spellEnd"/>
      <w:r>
        <w:t>, der har plads til nuancer og i højere grad kan koble til vores tolkning og ideologi og dermed lægge op til debat. Der skal således i beskrivelsen af rammeværk i NAFA overvejes hvilke dele man vil formidle hvordan. Her kan overvejelser over målgruppe også være relevante, ud over overvejelser over balancen mellem et foreskrivende og et inspirerende rammeværk.</w:t>
      </w:r>
    </w:p>
    <w:p w14:paraId="37157DC8" w14:textId="77777777" w:rsidR="00BE1BAD" w:rsidRDefault="00BE1BAD" w:rsidP="00503923"/>
    <w:p w14:paraId="690C45FD" w14:textId="4A4D36DC" w:rsidR="009D1891" w:rsidRDefault="009D1891" w:rsidP="00503923">
      <w:r>
        <w:t>Det bør fremhæves, at det at udarbejde et godt rammeværk til en test, ikke er nogen garanti for at testen bliver ’god’. Den tekniske udformning af testsystemet, de enkelte opgaver og den praktiske gennemførelse af testen kan påvirke såvel validiteten som pålideligheden negativt. Ganske megen forskning i PISA-testen viser dette (</w:t>
      </w:r>
      <w:proofErr w:type="spellStart"/>
      <w:r>
        <w:t>Dolin</w:t>
      </w:r>
      <w:proofErr w:type="spellEnd"/>
      <w:r w:rsidR="004D5DF8">
        <w:t>,</w:t>
      </w:r>
      <w:r>
        <w:t xml:space="preserve"> 2008).</w:t>
      </w:r>
    </w:p>
    <w:p w14:paraId="34950DB9" w14:textId="77777777" w:rsidR="00BE1BAD" w:rsidRDefault="00BE1BAD" w:rsidP="00503923"/>
    <w:p w14:paraId="16E5E71C" w14:textId="77777777" w:rsidR="009D1891" w:rsidRDefault="009D1891" w:rsidP="00BE1BAD">
      <w:pPr>
        <w:pStyle w:val="2Overskrift2Udennummer"/>
      </w:pPr>
      <w:bookmarkStart w:id="8" w:name="_Toc100833484"/>
      <w:r w:rsidRPr="00763584">
        <w:t>Delphi-studie over centrale naturfagsdidaktiske problemstillinger i Danmark</w:t>
      </w:r>
      <w:bookmarkEnd w:id="8"/>
    </w:p>
    <w:p w14:paraId="0CDFDBBE" w14:textId="77777777" w:rsidR="009D1891" w:rsidRPr="00642B82" w:rsidRDefault="009D1891" w:rsidP="00503923">
      <w:r w:rsidRPr="00CB1574">
        <w:t xml:space="preserve">Foreningen DASERA (Danish Science Education Research Association, </w:t>
      </w:r>
      <w:hyperlink r:id="rId17" w:history="1">
        <w:r w:rsidRPr="00CB1574">
          <w:rPr>
            <w:rStyle w:val="Hyperlink"/>
          </w:rPr>
          <w:t>www.dasera.dk</w:t>
        </w:r>
      </w:hyperlink>
      <w:r>
        <w:t>) fik i 2021 fondsstøtte til at afholde en seminarrække i naturfagsdidaktisk forskning samtidigt med at Naturfagsakademiet NAFA</w:t>
      </w:r>
      <w:r w:rsidRPr="000B588A">
        <w:t xml:space="preserve"> </w:t>
      </w:r>
      <w:r>
        <w:t>(</w:t>
      </w:r>
      <w:hyperlink r:id="rId18" w:history="1">
        <w:r w:rsidRPr="00F31CFF">
          <w:rPr>
            <w:rStyle w:val="Hyperlink"/>
          </w:rPr>
          <w:t>https://nafa.nu/</w:t>
        </w:r>
      </w:hyperlink>
      <w:r>
        <w:t xml:space="preserve">) skulle vælge temaer for dets indsatsområder. Derfor var det </w:t>
      </w:r>
      <w:r w:rsidRPr="00642B82">
        <w:t xml:space="preserve">selvsagt afgørende, at de temaer, som </w:t>
      </w:r>
      <w:r>
        <w:t>begge organisationer valgte at arbejde med</w:t>
      </w:r>
      <w:r w:rsidRPr="00642B82">
        <w:t>, omhandle</w:t>
      </w:r>
      <w:r>
        <w:t>de</w:t>
      </w:r>
      <w:r w:rsidRPr="00642B82">
        <w:t xml:space="preserve"> problematikker,</w:t>
      </w:r>
      <w:r>
        <w:t xml:space="preserve"> </w:t>
      </w:r>
      <w:r w:rsidRPr="00642B82">
        <w:t xml:space="preserve">som er vigtige for det danske naturfagsdidaktiske uddannelses- og forskningsmiljø. </w:t>
      </w:r>
      <w:r>
        <w:t xml:space="preserve">DASERA gennemførte derfor i forståelse med NAFA en såkaldt Delphi-undersøgelse, hvis formål er at skabe konsensus blandt et felts eksperter om valgte spørgsmål inden for feltet. Et </w:t>
      </w:r>
      <w:r w:rsidRPr="00642B82">
        <w:t>kendt</w:t>
      </w:r>
      <w:r>
        <w:t xml:space="preserve"> </w:t>
      </w:r>
      <w:r w:rsidRPr="00642B82">
        <w:t>naturfagsdidaktisk Delphi</w:t>
      </w:r>
      <w:r>
        <w:t>-</w:t>
      </w:r>
      <w:r w:rsidRPr="00642B82">
        <w:t>studie</w:t>
      </w:r>
      <w:r>
        <w:t xml:space="preserve"> er Osborne </w:t>
      </w:r>
      <w:proofErr w:type="gramStart"/>
      <w:r>
        <w:t>et al</w:t>
      </w:r>
      <w:r w:rsidRPr="00642B82">
        <w:t>s</w:t>
      </w:r>
      <w:proofErr w:type="gramEnd"/>
      <w:r w:rsidRPr="00642B82">
        <w:t xml:space="preserve"> (2003) undersøgelse af hvilke temaer inden for</w:t>
      </w:r>
      <w:r>
        <w:t xml:space="preserve"> </w:t>
      </w:r>
      <w:r w:rsidRPr="00642B82">
        <w:t>’Nature of Science’, som eksperter og andre nøglepersoner inden for det naturfagsdidaktiske felt</w:t>
      </w:r>
    </w:p>
    <w:p w14:paraId="02FDAED7" w14:textId="553C4EBE" w:rsidR="009D1891" w:rsidRDefault="009D1891" w:rsidP="00503923">
      <w:r w:rsidRPr="00642B82">
        <w:t>anså for vigtigst.</w:t>
      </w:r>
    </w:p>
    <w:p w14:paraId="05A5B561" w14:textId="77777777" w:rsidR="00BE1BAD" w:rsidRDefault="00BE1BAD" w:rsidP="00503923"/>
    <w:p w14:paraId="59292507" w14:textId="12E084A4" w:rsidR="009D1891" w:rsidRDefault="009D1891" w:rsidP="00503923">
      <w:r w:rsidRPr="00F36D26">
        <w:t xml:space="preserve">Den typiske Delphi-proces indbefatter </w:t>
      </w:r>
      <w:r>
        <w:t xml:space="preserve">en række faste trin </w:t>
      </w:r>
      <w:r w:rsidRPr="00642B82">
        <w:t>(</w:t>
      </w:r>
      <w:r>
        <w:t>Krogh et al</w:t>
      </w:r>
      <w:r w:rsidR="004D5DF8">
        <w:t>,</w:t>
      </w:r>
      <w:r>
        <w:t xml:space="preserve"> 2022</w:t>
      </w:r>
      <w:r w:rsidRPr="00642B82">
        <w:t>)</w:t>
      </w:r>
      <w:r>
        <w:t xml:space="preserve">. Når fokus og problemstilling er fastlagt, udvælges en </w:t>
      </w:r>
      <w:r w:rsidRPr="008F0625">
        <w:t>gruppe af eksperter inden</w:t>
      </w:r>
      <w:r>
        <w:t xml:space="preserve"> </w:t>
      </w:r>
      <w:r w:rsidRPr="008F0625">
        <w:t>for det</w:t>
      </w:r>
      <w:r>
        <w:t>te</w:t>
      </w:r>
      <w:r w:rsidRPr="008F0625">
        <w:t xml:space="preserve"> problemfelt</w:t>
      </w:r>
      <w:r>
        <w:t xml:space="preserve">, som hver især udfylder et åbent spørgeskema. DASERA-studiet udvalgte 42 eksperter, hvilket er en ret bred dækning af et størrelsesmæssigt relativt begrænset felt. Ekspertsvarene </w:t>
      </w:r>
      <w:r w:rsidRPr="008F0625">
        <w:t>analyse</w:t>
      </w:r>
      <w:r>
        <w:t xml:space="preserve">res, i dette tilfælde ved hjælp af det kvalitative analyseprogram </w:t>
      </w:r>
      <w:proofErr w:type="spellStart"/>
      <w:r>
        <w:t>Nvivo</w:t>
      </w:r>
      <w:proofErr w:type="spellEnd"/>
      <w:r>
        <w:t xml:space="preserve">, for at </w:t>
      </w:r>
      <w:r w:rsidRPr="008F0625">
        <w:t xml:space="preserve">identificere temaer </w:t>
      </w:r>
      <w:r>
        <w:t xml:space="preserve">på tværs af ekspertbesvarelserne. DASERA-studiet konstruerede 36 temaer, der blev tilbageført til eksperterne til kommentering og prioritering. På baggrund af ekspertkommentarerne blev temaerne omskrevet, og de temaer, der blev prioriteret af mere end 50% af eksperterne (dvs. 18 temaer), blev tilbageført en sidste gang til eksperternes kommentering og konsensusaccept. Herved fremkom en beskrivelse af hvert af de temaer, som en gruppe eksperter inden for feltet anså for de vigtigste, og beskrivelsen blev accepteret af alle eksperter som dækkende for de enkelte temaer. Temabeskrivelserne kan læses på </w:t>
      </w:r>
      <w:proofErr w:type="spellStart"/>
      <w:r>
        <w:t>DASERAs</w:t>
      </w:r>
      <w:proofErr w:type="spellEnd"/>
      <w:r>
        <w:t xml:space="preserve"> hjemmeside</w:t>
      </w:r>
      <w:r w:rsidR="004D5DF8">
        <w:t xml:space="preserve"> (www.dasera.dk)</w:t>
      </w:r>
      <w:r>
        <w:t>.</w:t>
      </w:r>
    </w:p>
    <w:p w14:paraId="50635F22" w14:textId="77777777" w:rsidR="00BE1BAD" w:rsidRDefault="00BE1BAD" w:rsidP="00503923"/>
    <w:p w14:paraId="1A7E5CDB" w14:textId="77777777" w:rsidR="009D1891" w:rsidRDefault="009D1891" w:rsidP="00503923">
      <w:r>
        <w:t xml:space="preserve">En Delphi-undersøgelse giver således en konsensusforståelse blandt deltagerne om, hvorledes den valgte problemstilling skal besvares og er dermed en </w:t>
      </w:r>
      <w:proofErr w:type="spellStart"/>
      <w:r>
        <w:t>begrebssættelse</w:t>
      </w:r>
      <w:proofErr w:type="spellEnd"/>
      <w:r>
        <w:t xml:space="preserve"> og strukturering af det givne felt.</w:t>
      </w:r>
    </w:p>
    <w:p w14:paraId="7CBD09D5" w14:textId="77777777" w:rsidR="009D1891" w:rsidRDefault="009D1891" w:rsidP="00503923"/>
    <w:p w14:paraId="7B2F2D22" w14:textId="77777777" w:rsidR="009D1891" w:rsidRDefault="009D1891" w:rsidP="00BE1BAD">
      <w:pPr>
        <w:pStyle w:val="2Overskrift2Udennummer"/>
      </w:pPr>
      <w:bookmarkStart w:id="9" w:name="_Toc100833485"/>
      <w:r>
        <w:t>Et rammeværk for STEM-didaktik</w:t>
      </w:r>
      <w:bookmarkEnd w:id="9"/>
    </w:p>
    <w:p w14:paraId="5BE35BD3" w14:textId="0D3956E7" w:rsidR="009D1891" w:rsidRDefault="009D1891" w:rsidP="00503923">
      <w:r>
        <w:t xml:space="preserve">Et eksempel er det rammeværk for STEM-didaktik, som er udarbejdet af en forskergruppe fra </w:t>
      </w:r>
      <w:r w:rsidRPr="000B2933">
        <w:t xml:space="preserve">LSUL </w:t>
      </w:r>
      <w:r>
        <w:t>ved S</w:t>
      </w:r>
      <w:r w:rsidRPr="000B2933">
        <w:t>yddansk Universitet</w:t>
      </w:r>
      <w:r>
        <w:t xml:space="preserve"> (Larsen et al</w:t>
      </w:r>
      <w:r w:rsidR="004D5DF8">
        <w:t>,</w:t>
      </w:r>
      <w:r>
        <w:t xml:space="preserve"> 2022). Her finder en litteratursøgning på STEM-undervisning i en række databaser og efterfølgende eksklusion efter valgte kriterier 62 tekster, der omhandler undervisning i STEM. Ud fra en given didaktik-opfattelse – begrundelse, indhold, metoder, integration – </w:t>
      </w:r>
      <w:r w:rsidR="004D5DF8">
        <w:t>beskrives</w:t>
      </w:r>
      <w:r>
        <w:t xml:space="preserve"> teksterne</w:t>
      </w:r>
      <w:r w:rsidR="004D5DF8">
        <w:t>s</w:t>
      </w:r>
      <w:r>
        <w:t xml:space="preserve"> forståelse af hver af de givne didaktikkategorier. Disse forståelser samles på tværs af artiklerne, og i dette tilfælde fremkom 20 elementer til karakteristik af en STEM-didaktik (fig. 1, s. 15, </w:t>
      </w:r>
      <w:proofErr w:type="spellStart"/>
      <w:r>
        <w:t>op.cit</w:t>
      </w:r>
      <w:proofErr w:type="spellEnd"/>
      <w:r>
        <w:t>.):</w:t>
      </w:r>
    </w:p>
    <w:p w14:paraId="3C468BD6" w14:textId="77777777" w:rsidR="009D1891" w:rsidRDefault="009D1891" w:rsidP="00503923">
      <w:r w:rsidRPr="004810BD">
        <w:rPr>
          <w:noProof/>
          <w:lang w:val="en-US"/>
        </w:rPr>
        <w:drawing>
          <wp:inline distT="0" distB="0" distL="0" distR="0" wp14:anchorId="0BA2CE98" wp14:editId="7FDC4B12">
            <wp:extent cx="5731510" cy="4046374"/>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46374"/>
                    </a:xfrm>
                    <a:prstGeom prst="rect">
                      <a:avLst/>
                    </a:prstGeom>
                    <a:noFill/>
                    <a:ln>
                      <a:noFill/>
                    </a:ln>
                  </pic:spPr>
                </pic:pic>
              </a:graphicData>
            </a:graphic>
          </wp:inline>
        </w:drawing>
      </w:r>
    </w:p>
    <w:p w14:paraId="796F76F1" w14:textId="77777777" w:rsidR="009D1891" w:rsidRPr="004810BD" w:rsidRDefault="009D1891" w:rsidP="00503923">
      <w:r>
        <w:t xml:space="preserve">Fig. 3. </w:t>
      </w:r>
      <w:r w:rsidRPr="004810BD">
        <w:t xml:space="preserve">Overordnet model </w:t>
      </w:r>
      <w:r>
        <w:t xml:space="preserve">der </w:t>
      </w:r>
      <w:r w:rsidRPr="004810BD">
        <w:t>viser elementer i en STEM-didaktik baseret på de inkluderede artiklers</w:t>
      </w:r>
    </w:p>
    <w:p w14:paraId="4432F276" w14:textId="7D64E760" w:rsidR="009D1891" w:rsidRDefault="00B034BE" w:rsidP="00503923">
      <w:r w:rsidRPr="004810BD">
        <w:t>D</w:t>
      </w:r>
      <w:r w:rsidR="009D1891" w:rsidRPr="004810BD">
        <w:t>idaktik</w:t>
      </w:r>
      <w:r>
        <w:t xml:space="preserve"> (Larsen et al, 2022)</w:t>
      </w:r>
      <w:r w:rsidR="009D1891">
        <w:t>.</w:t>
      </w:r>
    </w:p>
    <w:p w14:paraId="718C7CE5" w14:textId="77777777" w:rsidR="009D1891" w:rsidRDefault="009D1891" w:rsidP="00503923"/>
    <w:p w14:paraId="35A049D7" w14:textId="77777777" w:rsidR="009D1891" w:rsidRDefault="009D1891" w:rsidP="00503923">
      <w:r>
        <w:t xml:space="preserve">Et sådant rammeværk </w:t>
      </w:r>
      <w:r w:rsidRPr="00485FFF">
        <w:t>kan tænkes anvendt i planlægningen af nye STEM-forløb, eller</w:t>
      </w:r>
      <w:r>
        <w:t xml:space="preserve"> </w:t>
      </w:r>
      <w:r w:rsidRPr="00485FFF">
        <w:t>som et redskab til at analysere og kvalificere en STEM-undervisning</w:t>
      </w:r>
      <w:r>
        <w:t>.</w:t>
      </w:r>
    </w:p>
    <w:p w14:paraId="613D7F44" w14:textId="77777777" w:rsidR="009D1891" w:rsidRDefault="009D1891" w:rsidP="00503923"/>
    <w:p w14:paraId="0F483C75" w14:textId="77777777" w:rsidR="009D1891" w:rsidRPr="00843712" w:rsidRDefault="009D1891" w:rsidP="00BE1BAD">
      <w:pPr>
        <w:pStyle w:val="1Overskrift1UdenNummer"/>
      </w:pPr>
      <w:bookmarkStart w:id="10" w:name="_Toc100833486"/>
      <w:r w:rsidRPr="00843712">
        <w:lastRenderedPageBreak/>
        <w:t>Hvorledes kan et rammeværk etableres?</w:t>
      </w:r>
      <w:bookmarkEnd w:id="10"/>
    </w:p>
    <w:p w14:paraId="6144056E" w14:textId="6C51D5FB" w:rsidR="009D1891" w:rsidRDefault="009D1891" w:rsidP="00503923">
      <w:r>
        <w:t xml:space="preserve">Ovenstående eksempler illustrerer, at det kan være et ganske omfattende og ressourcekrævende arbejde at udforme et rammeværk for et bestemt område. </w:t>
      </w:r>
      <w:proofErr w:type="spellStart"/>
      <w:r>
        <w:t>NRCs</w:t>
      </w:r>
      <w:proofErr w:type="spellEnd"/>
      <w:r>
        <w:t xml:space="preserve"> rammeværk for science-uddannelser er udarbejdet af 18 forskere og en lang liste af organisationer og feedbackgivere og fylder 320 sider. PISA-rammeværket for </w:t>
      </w:r>
      <w:proofErr w:type="spellStart"/>
      <w:r>
        <w:t>scientific</w:t>
      </w:r>
      <w:proofErr w:type="spellEnd"/>
      <w:r>
        <w:t xml:space="preserve"> </w:t>
      </w:r>
      <w:proofErr w:type="spellStart"/>
      <w:r>
        <w:t>literacy</w:t>
      </w:r>
      <w:proofErr w:type="spellEnd"/>
      <w:r>
        <w:t xml:space="preserve"> blev udarbejdet af 12-14 personer med feedback fra de deltagende landes ministerielle faggrupper og fylder 39 sider, som i den officielle rapport er kortet ned til 5 sider. </w:t>
      </w:r>
      <w:proofErr w:type="spellStart"/>
      <w:r>
        <w:t>DASERAs</w:t>
      </w:r>
      <w:proofErr w:type="spellEnd"/>
      <w:r>
        <w:t xml:space="preserve"> Delphi-undersøgelse blev foretaget af tre forskere og omfattede indsamling og analyser af 42 udvalgte eksperters skriftlige produkter gennem tre runder, og resulterede i 18 temabeskrivelser, hver af cirka en halv sides omfang. </w:t>
      </w:r>
      <w:proofErr w:type="spellStart"/>
      <w:r>
        <w:t>LSULs</w:t>
      </w:r>
      <w:proofErr w:type="spellEnd"/>
      <w:r>
        <w:t xml:space="preserve"> rammeværk for en STEM-didaktik er resultatet af fire forskeres langvarige arbejde.</w:t>
      </w:r>
    </w:p>
    <w:p w14:paraId="1A8ADEEB" w14:textId="77777777" w:rsidR="00BE1BAD" w:rsidRDefault="00BE1BAD" w:rsidP="00503923"/>
    <w:p w14:paraId="09913E42" w14:textId="06D44C08" w:rsidR="009D1891" w:rsidRDefault="009D1891" w:rsidP="00503923">
      <w:r>
        <w:t>Vi forsøger her at opstille nogle retningslinjer for, hvorledes et rammeværk</w:t>
      </w:r>
      <w:r w:rsidR="004E5097">
        <w:t>,</w:t>
      </w:r>
      <w:r>
        <w:t xml:space="preserve"> uanset ambitioner og ressourcer</w:t>
      </w:r>
      <w:r w:rsidR="004E5097">
        <w:t>,</w:t>
      </w:r>
      <w:r>
        <w:t xml:space="preserve"> kan etableres. Det er nogle meget overordnede betragtninger, hvor man i sine valg blandt andet skal tage hensyn til intentioner og hvilke ressourcer, man har til rådighed. </w:t>
      </w:r>
    </w:p>
    <w:p w14:paraId="6FBB566A" w14:textId="3A2BE3EE" w:rsidR="00D83C4F" w:rsidRDefault="00D83C4F" w:rsidP="00503923">
      <w:r>
        <w:t>I nedenstående diagram vises hovedfaserne i processen, der udfoldes i det følgende.</w:t>
      </w:r>
    </w:p>
    <w:p w14:paraId="40D3E1E6" w14:textId="77777777" w:rsidR="00BA0811" w:rsidRDefault="00BA0811" w:rsidP="00503923"/>
    <w:p w14:paraId="00A04B12" w14:textId="3E432842" w:rsidR="00BA0811" w:rsidRDefault="00BA0811" w:rsidP="00503923"/>
    <w:bookmarkStart w:id="11" w:name="_MON_1710612274"/>
    <w:bookmarkEnd w:id="11"/>
    <w:p w14:paraId="316C400C" w14:textId="12B9FEF6" w:rsidR="00BA0811" w:rsidRDefault="00D06218" w:rsidP="00BA0811">
      <w:pPr>
        <w:jc w:val="center"/>
      </w:pPr>
      <w:r>
        <w:rPr>
          <w:noProof/>
        </w:rPr>
        <w:object w:dxaOrig="6291" w:dyaOrig="3740" w14:anchorId="52311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13.95pt;height:187.1pt;mso-width-percent:0;mso-height-percent:0;mso-width-percent:0;mso-height-percent:0" o:ole="">
            <v:imagedata r:id="rId20" o:title=""/>
          </v:shape>
          <o:OLEObject Type="Embed" ProgID="Word.Document.12" ShapeID="_x0000_i1026" DrawAspect="Content" ObjectID="_1716566981" r:id="rId21">
            <o:FieldCodes>\s</o:FieldCodes>
          </o:OLEObject>
        </w:object>
      </w:r>
    </w:p>
    <w:p w14:paraId="4EB0DD29" w14:textId="610310CD" w:rsidR="00D83C4F" w:rsidRDefault="00C32704" w:rsidP="00503923">
      <w:r>
        <w:t xml:space="preserve">Fig. 4. </w:t>
      </w:r>
      <w:r w:rsidR="00B034BE">
        <w:t>Forløb gennem nødvendige h</w:t>
      </w:r>
      <w:r>
        <w:t>ovedfaser i etablering af et rammeværk.</w:t>
      </w:r>
      <w:r w:rsidR="00B034BE">
        <w:t xml:space="preserve"> Figuren viser også hvordan andre metoder – her seminar og mindmap - kan informere udarbejdelsen af et rammeværk. </w:t>
      </w:r>
    </w:p>
    <w:p w14:paraId="1A1F8566" w14:textId="77777777" w:rsidR="00BE1BAD" w:rsidRDefault="00BE1BAD" w:rsidP="00503923"/>
    <w:p w14:paraId="240E0FAB" w14:textId="77777777" w:rsidR="009D1891" w:rsidRDefault="009D1891" w:rsidP="00BE1BAD">
      <w:pPr>
        <w:pStyle w:val="2Overskrift2Udennummer"/>
      </w:pPr>
      <w:bookmarkStart w:id="12" w:name="_Toc100833487"/>
      <w:r w:rsidRPr="00D667F4">
        <w:t>Formålet skal klargøres</w:t>
      </w:r>
      <w:bookmarkEnd w:id="12"/>
      <w:r>
        <w:t xml:space="preserve"> </w:t>
      </w:r>
    </w:p>
    <w:p w14:paraId="4A7BD49C" w14:textId="51FD3D86" w:rsidR="009D1891" w:rsidRDefault="009D1891" w:rsidP="00503923">
      <w:r>
        <w:t>Det skal først afklares, hvad skal det bruges til og hvem, der skal bruge det. Det har betydning for hvor overordnet rammeværket skal være, hvor præcist det skal formuleres, hvor meget rum der skal være for fortolkning. Hvis rammeværket skal fungere som grundlag for en samtale om et felt, er præcisionen ikke det vigtigste, men snarere at der er elementer med, der har en vis rummelighed, så der gives plads til mangfoldigheden. N</w:t>
      </w:r>
      <w:r w:rsidR="00F8120F">
        <w:t>RC</w:t>
      </w:r>
      <w:r>
        <w:t xml:space="preserve">-rammeværket for science </w:t>
      </w:r>
      <w:proofErr w:type="spellStart"/>
      <w:r>
        <w:t>education</w:t>
      </w:r>
      <w:proofErr w:type="spellEnd"/>
      <w:r>
        <w:t xml:space="preserve"> er et eksempel herpå. Hvis det derimod skal </w:t>
      </w:r>
      <w:r>
        <w:lastRenderedPageBreak/>
        <w:t xml:space="preserve">være basis for evaluering af performance, er præcision og entydighed vigtig. </w:t>
      </w:r>
      <w:proofErr w:type="spellStart"/>
      <w:r>
        <w:t>PISAs</w:t>
      </w:r>
      <w:proofErr w:type="spellEnd"/>
      <w:r>
        <w:t xml:space="preserve"> ramme for </w:t>
      </w:r>
      <w:proofErr w:type="spellStart"/>
      <w:r>
        <w:t>scientific</w:t>
      </w:r>
      <w:proofErr w:type="spellEnd"/>
      <w:r>
        <w:t xml:space="preserve"> </w:t>
      </w:r>
      <w:proofErr w:type="spellStart"/>
      <w:r>
        <w:t>literacy</w:t>
      </w:r>
      <w:proofErr w:type="spellEnd"/>
      <w:r>
        <w:t xml:space="preserve"> er et eksempel herpå. Hvis formålet er at give en oversigt over og en prioritering af et felts problematikker, er en Delphi-undersøgelse nyttig, som </w:t>
      </w:r>
      <w:proofErr w:type="spellStart"/>
      <w:r>
        <w:t>DASERAs</w:t>
      </w:r>
      <w:proofErr w:type="spellEnd"/>
      <w:r>
        <w:t xml:space="preserve"> Delphi-studie af naturfagsdidaktiske problematikker viser. LSUL-</w:t>
      </w:r>
      <w:r w:rsidRPr="00F36304">
        <w:t xml:space="preserve">studiet giver med sit udførlige og systematiske </w:t>
      </w:r>
      <w:proofErr w:type="spellStart"/>
      <w:r w:rsidRPr="00F36304">
        <w:t>litteraturreview</w:t>
      </w:r>
      <w:proofErr w:type="spellEnd"/>
      <w:r w:rsidRPr="00F36304">
        <w:t xml:space="preserve"> god akademisk rygdækning</w:t>
      </w:r>
      <w:r>
        <w:t xml:space="preserve"> for at udtale sig om og arbejde med et</w:t>
      </w:r>
      <w:r w:rsidRPr="00F36304">
        <w:t xml:space="preserve"> </w:t>
      </w:r>
      <w:r>
        <w:t>område, i dette tilfælde STEM-didaktik</w:t>
      </w:r>
      <w:r w:rsidRPr="00F36304">
        <w:t>.</w:t>
      </w:r>
    </w:p>
    <w:p w14:paraId="0B983513" w14:textId="77777777" w:rsidR="009D1891" w:rsidRPr="00D667F4" w:rsidRDefault="009D1891" w:rsidP="00503923"/>
    <w:p w14:paraId="6938C98E" w14:textId="77777777" w:rsidR="009D1891" w:rsidRPr="00D667F4" w:rsidRDefault="009D1891" w:rsidP="00BE1BAD">
      <w:pPr>
        <w:pStyle w:val="2Overskrift2Udennummer"/>
      </w:pPr>
      <w:bookmarkStart w:id="13" w:name="_Toc100833488"/>
      <w:r>
        <w:t>Metoden</w:t>
      </w:r>
      <w:r w:rsidRPr="00D667F4">
        <w:t xml:space="preserve"> for </w:t>
      </w:r>
      <w:r>
        <w:t xml:space="preserve">udarbejdelsen af </w:t>
      </w:r>
      <w:r w:rsidRPr="00D667F4">
        <w:t>rammeværket skal fastlægges.</w:t>
      </w:r>
      <w:bookmarkEnd w:id="13"/>
      <w:r w:rsidRPr="00D667F4">
        <w:t xml:space="preserve"> </w:t>
      </w:r>
    </w:p>
    <w:p w14:paraId="42993A82" w14:textId="77777777" w:rsidR="009D1891" w:rsidRDefault="009D1891" w:rsidP="00503923">
      <w:r>
        <w:t xml:space="preserve">Der er to forskellige formater, man kan benytte i præsentation af sit rammeværk, en narrativ beskrivelse af rammeværket og en grafisk fremstilling. Den narrative kan fremkomme gennem en reviewproces af feltets litteratur eller gennem skriveprocesser eller samtaler blandt udvalgte repræsentanter for feltet. Den grafiske repræsentation af feltet vil normalt udarbejdes på basis af en narrativ fremstilling, der sammenfattes i et bestemt grafisk design. </w:t>
      </w:r>
    </w:p>
    <w:p w14:paraId="0B66529D" w14:textId="4DA8823B" w:rsidR="009D1891" w:rsidRDefault="009D1891" w:rsidP="00503923">
      <w:r>
        <w:t xml:space="preserve">Som tidligere nævnt indebærer den grafiske form en højere grad af instrumentalisering. Rammeværkets forskellige elementer skal indpasses i nogle kasser, hvilket kræver en vis forsimpling, men som samtidig udgør en skærpelse og en basis for operationalisering. Ofte kan man med fordel kombinere de to formater, så fx en narrativ repræsentation illustreres med en grafik. </w:t>
      </w:r>
    </w:p>
    <w:p w14:paraId="6F7C0C27" w14:textId="77777777" w:rsidR="009D1891" w:rsidRDefault="009D1891" w:rsidP="00503923">
      <w:r>
        <w:t xml:space="preserve">En kombination af flere formater vil også åbne rammeværket for flere medlemmer af målgruppen. </w:t>
      </w:r>
    </w:p>
    <w:p w14:paraId="04EB1A13" w14:textId="77777777" w:rsidR="009D1891" w:rsidRPr="00A81BD1" w:rsidRDefault="009D1891" w:rsidP="00503923">
      <w:r w:rsidRPr="00A81BD1">
        <w:t>Dette kan være vigtigt, hvis rammeværket skal have ejerskab af mange med forskellige baggrunde og tilgange til det beskrevne felt. Et rammeværk om undersøgelse af læreres praksis vil blive læst forskelligt</w:t>
      </w:r>
      <w:r>
        <w:t>,</w:t>
      </w:r>
      <w:r w:rsidRPr="00A81BD1">
        <w:t xml:space="preserve"> afhængigt af om man er en lærer der bliver undersøgt</w:t>
      </w:r>
      <w:r>
        <w:t>,</w:t>
      </w:r>
      <w:r w:rsidRPr="00A81BD1">
        <w:t xml:space="preserve"> eller om man er en evaluator der undersøger lærere.  </w:t>
      </w:r>
    </w:p>
    <w:p w14:paraId="4A53FF94" w14:textId="77777777" w:rsidR="009D1891" w:rsidRDefault="009D1891" w:rsidP="00503923">
      <w:r w:rsidRPr="00A81BD1">
        <w:t>Uanset formidling</w:t>
      </w:r>
      <w:r>
        <w:t>sformen</w:t>
      </w:r>
      <w:r w:rsidRPr="00A81BD1">
        <w:t>, vil en god start på brug af rammeværket være en diskussion blandt relevante aktører baseret på eksistere</w:t>
      </w:r>
      <w:r>
        <w:t>nde praksis og forståelse samt</w:t>
      </w:r>
      <w:r w:rsidRPr="00A81BD1">
        <w:t xml:space="preserve"> kendskab til historikk</w:t>
      </w:r>
      <w:r>
        <w:t>en.</w:t>
      </w:r>
    </w:p>
    <w:p w14:paraId="13809ED8" w14:textId="77777777" w:rsidR="009D1891" w:rsidRDefault="009D1891" w:rsidP="00503923"/>
    <w:p w14:paraId="485A8249" w14:textId="3258FAD2" w:rsidR="009D1891" w:rsidRDefault="009D1891" w:rsidP="00503923">
      <w:r>
        <w:t xml:space="preserve">Her </w:t>
      </w:r>
      <w:r w:rsidR="00FC6AFE">
        <w:t>følger</w:t>
      </w:r>
      <w:r>
        <w:t xml:space="preserve"> i kort form nogle bud på konkrete metoder til at opbygge et rammeværk</w:t>
      </w:r>
      <w:r w:rsidR="004E5097">
        <w:t xml:space="preserve">, nemlig forskellige former for </w:t>
      </w:r>
      <w:proofErr w:type="spellStart"/>
      <w:r w:rsidR="004E5097">
        <w:t>litteraturreview</w:t>
      </w:r>
      <w:proofErr w:type="spellEnd"/>
      <w:r w:rsidR="004E5097">
        <w:t>, Delphi-undersøgelse, ekspertseminar og forskellige former for grafiske fremstillinger.</w:t>
      </w:r>
    </w:p>
    <w:p w14:paraId="5344FEBD" w14:textId="77777777" w:rsidR="009D1891" w:rsidRDefault="009D1891" w:rsidP="00503923"/>
    <w:p w14:paraId="18ED78CC" w14:textId="77777777" w:rsidR="009D1891" w:rsidRPr="00DE2439" w:rsidRDefault="009D1891" w:rsidP="00BE1BAD">
      <w:pPr>
        <w:pStyle w:val="3Overskrift3Udennummer"/>
      </w:pPr>
      <w:bookmarkStart w:id="14" w:name="_Toc100833489"/>
      <w:proofErr w:type="spellStart"/>
      <w:r w:rsidRPr="00DE2439">
        <w:t>Litteraturreview</w:t>
      </w:r>
      <w:bookmarkEnd w:id="14"/>
      <w:proofErr w:type="spellEnd"/>
    </w:p>
    <w:p w14:paraId="693FDF4E" w14:textId="77777777" w:rsidR="009D1891" w:rsidRPr="000443CD" w:rsidRDefault="009D1891" w:rsidP="00503923">
      <w:r>
        <w:t xml:space="preserve">Et </w:t>
      </w:r>
      <w:proofErr w:type="spellStart"/>
      <w:r>
        <w:t>litteraturreview</w:t>
      </w:r>
      <w:proofErr w:type="spellEnd"/>
      <w:r>
        <w:t xml:space="preserve"> er altid i et eller andet omfang nødvendigt for at indkredse centrale studier indenfor et givet felt, og der findes en række metoder, der giver en stigende grad af dækning af feltets tekster. Her er et </w:t>
      </w:r>
      <w:r w:rsidRPr="00827295">
        <w:rPr>
          <w:i/>
          <w:iCs/>
        </w:rPr>
        <w:t xml:space="preserve">systematisk </w:t>
      </w:r>
      <w:proofErr w:type="spellStart"/>
      <w:r w:rsidRPr="00827295">
        <w:rPr>
          <w:i/>
          <w:iCs/>
        </w:rPr>
        <w:t>review</w:t>
      </w:r>
      <w:proofErr w:type="spellEnd"/>
      <w:r>
        <w:t xml:space="preserve"> selvfølgelig en oplagt metodisk tilgang (</w:t>
      </w:r>
      <w:proofErr w:type="spellStart"/>
      <w:r w:rsidRPr="000443CD">
        <w:t>Petticrew</w:t>
      </w:r>
      <w:proofErr w:type="spellEnd"/>
      <w:r w:rsidRPr="000443CD">
        <w:t xml:space="preserve"> </w:t>
      </w:r>
      <w:r>
        <w:t>and</w:t>
      </w:r>
    </w:p>
    <w:p w14:paraId="5266B230" w14:textId="59B59983" w:rsidR="009D1891" w:rsidRDefault="009D1891" w:rsidP="00503923">
      <w:r>
        <w:t xml:space="preserve">Roberts, </w:t>
      </w:r>
      <w:r w:rsidRPr="000443CD">
        <w:t>2008</w:t>
      </w:r>
      <w:r>
        <w:t xml:space="preserve">). Det er dog velkendt, at der kan være udfordringer med systematiske </w:t>
      </w:r>
      <w:proofErr w:type="spellStart"/>
      <w:r>
        <w:t>reviews</w:t>
      </w:r>
      <w:proofErr w:type="spellEnd"/>
      <w:r>
        <w:t xml:space="preserve"> ud fra forudbestemte søgestrenge, der ikke nødvendigvis angiver en sikker vej til at afgørende studier indfanges </w:t>
      </w:r>
      <w:r>
        <w:fldChar w:fldCharType="begin"/>
      </w:r>
      <w:r>
        <w:instrText xml:space="preserve"> ADDIN EN.CITE &lt;EndNote&gt;&lt;Cite&gt;&lt;Author&gt;MacLure&lt;/Author&gt;&lt;Year&gt;2005&lt;/Year&gt;&lt;IDText&gt;‘Clarity bordering on stupidity’: where’s the quality in systematic review?&lt;/IDText&gt;&lt;DisplayText&gt;(MacLure, 2005)&lt;/DisplayText&gt;&lt;record&gt;&lt;isbn&gt;0268-0939&lt;/isbn&gt;&lt;titles&gt;&lt;title&gt;‘Clarity bordering on stupidity’: where’s the quality in systematic review?&lt;/title&gt;&lt;secondary-title&gt;Journal of Education Policy&lt;/secondary-title&gt;&lt;/titles&gt;&lt;pages&gt;393-416&lt;/pages&gt;&lt;number&gt;4&lt;/number&gt;&lt;contributors&gt;&lt;authors&gt;&lt;author&gt;MacLure, Maggie&lt;/author&gt;&lt;/authors&gt;&lt;/contributors&gt;&lt;added-date format="utc"&gt;1647610160&lt;/added-date&gt;&lt;ref-type name="Journal Article"&gt;17&lt;/ref-type&gt;&lt;dates&gt;&lt;year&gt;2005&lt;/year&gt;&lt;/dates&gt;&lt;rec-number&gt;717&lt;/rec-number&gt;&lt;last-updated-date format="utc"&gt;1647610265&lt;/last-updated-date&gt;&lt;volume&gt;20&lt;/volume&gt;&lt;/record&gt;&lt;/Cite&gt;&lt;/EndNote&gt;</w:instrText>
      </w:r>
      <w:r>
        <w:fldChar w:fldCharType="separate"/>
      </w:r>
      <w:r>
        <w:rPr>
          <w:noProof/>
        </w:rPr>
        <w:t>(MacLure, 2005)</w:t>
      </w:r>
      <w:r>
        <w:fldChar w:fldCharType="end"/>
      </w:r>
      <w:r>
        <w:t>. Ifølge Nielsen et al.</w:t>
      </w:r>
      <w:r w:rsidR="00F8120F" w:rsidRPr="00F8120F">
        <w:t xml:space="preserve"> </w:t>
      </w:r>
      <w:r w:rsidR="00F8120F">
        <w:fldChar w:fldCharType="begin"/>
      </w:r>
      <w:r w:rsidR="00F8120F">
        <w:instrText xml:space="preserve"> ADDIN EN.CITE &lt;EndNote&gt;&lt;Cite ExcludeAuth="1"&gt;&lt;Author&gt;Nielsen&lt;/Author&gt;&lt;Year&gt;2017&lt;/Year&gt;&lt;IDText&gt;Undervisning og læring i STEM&lt;/IDText&gt;&lt;DisplayText&gt;(2017)&lt;/DisplayText&gt;&lt;record&gt;&lt;titles&gt;&lt;title&gt;Undervisning og læring i STEM&lt;/title&gt;&lt;secondary-title&gt;Litteraturstudium til arbejdet med en national naturvidenskabsstrategi&lt;/secondary-title&gt;&lt;/titles&gt;&lt;pages&gt;19-49&lt;/pages&gt;&lt;contributors&gt;&lt;authors&gt;&lt;author&gt;Nielsen, Jan Alexis&lt;/author&gt;&lt;author&gt;Waaddegaard, Nina Holst&lt;/author&gt;&lt;author&gt;Dolin, Jens&lt;/author&gt;&lt;author&gt;Bruun, Jesper&lt;/author&gt;&lt;/authors&gt;&lt;/contributors&gt;&lt;added-date format="utc"&gt;1647610160&lt;/added-date&gt;&lt;ref-type name="Book Section"&gt;5&lt;/ref-type&gt;&lt;dates&gt;&lt;year&gt;2017&lt;/year&gt;&lt;/dates&gt;&lt;rec-number&gt;720&lt;/rec-number&gt;&lt;publisher&gt;Institut for Naturfagenes Didaktik, Københavns Universitet&lt;/publisher&gt;&lt;last-updated-date format="utc"&gt;1647610160&lt;/last-updated-date&gt;&lt;/record&gt;&lt;/Cite&gt;&lt;/EndNote&gt;</w:instrText>
      </w:r>
      <w:r w:rsidR="00F8120F">
        <w:fldChar w:fldCharType="separate"/>
      </w:r>
      <w:r w:rsidR="00F8120F">
        <w:rPr>
          <w:noProof/>
        </w:rPr>
        <w:t>(2017)</w:t>
      </w:r>
      <w:r w:rsidR="00F8120F">
        <w:fldChar w:fldCharType="end"/>
      </w:r>
      <w:r>
        <w:t>, der har arbejdet med litteraturstudium i forbindelse med den nationale naturfagsstrategi</w:t>
      </w:r>
      <w:r w:rsidR="00EC55F7">
        <w:t xml:space="preserve"> i Danmark</w:t>
      </w:r>
      <w:r>
        <w:t xml:space="preserve">, er dette i særlig grad gældende indenfor uddannelsesforskningen, hvor forskellige studier ofte har meget heterogene </w:t>
      </w:r>
      <w:proofErr w:type="spellStart"/>
      <w:r>
        <w:t>forskningsfoki</w:t>
      </w:r>
      <w:proofErr w:type="spellEnd"/>
      <w:r>
        <w:t xml:space="preserve">, -deltagere og </w:t>
      </w:r>
      <w:r w:rsidR="00EC55F7">
        <w:t>-</w:t>
      </w:r>
      <w:r>
        <w:t xml:space="preserve">metoder. </w:t>
      </w:r>
    </w:p>
    <w:p w14:paraId="48CEC922" w14:textId="77777777" w:rsidR="009D1891" w:rsidRDefault="009D1891" w:rsidP="00503923"/>
    <w:p w14:paraId="4006F432" w14:textId="785615F2" w:rsidR="009D1891" w:rsidRDefault="009D1891" w:rsidP="00503923">
      <w:r>
        <w:t>Nielsen et al. refererer til Webster &amp; W</w:t>
      </w:r>
      <w:r w:rsidR="00C45462">
        <w:t>atson</w:t>
      </w:r>
      <w:r>
        <w:t xml:space="preserve"> </w:t>
      </w:r>
      <w:r>
        <w:fldChar w:fldCharType="begin"/>
      </w:r>
      <w:r>
        <w:instrText xml:space="preserve"> ADDIN EN.CITE &lt;EndNote&gt;&lt;Cite ExcludeAuth="1"&gt;&lt;Author&gt;Webster&lt;/Author&gt;&lt;Year&gt;2002&lt;/Year&gt;&lt;IDText&gt;Analyzing the past to prepare for the future: Writing a literature review&lt;/IDText&gt;&lt;DisplayText&gt;(2002)&lt;/DisplayText&gt;&lt;record&gt;&lt;isbn&gt;0276-7783&lt;/isbn&gt;&lt;titles&gt;&lt;title&gt;Analyzing the past to prepare for the future: Writing a literature review&lt;/title&gt;&lt;secondary-title&gt;MIS quarterly&lt;/secondary-title&gt;&lt;/titles&gt;&lt;pages&gt;xiii-xxiii&lt;/pages&gt;&lt;contributors&gt;&lt;authors&gt;&lt;author&gt;Webster, Jane&lt;/author&gt;&lt;author&gt;Watson, Richard T&lt;/author&gt;&lt;/authors&gt;&lt;/contributors&gt;&lt;added-date format="utc"&gt;1647610160&lt;/added-date&gt;&lt;ref-type name="Journal Article"&gt;17&lt;/ref-type&gt;&lt;dates&gt;&lt;year&gt;2002&lt;/year&gt;&lt;/dates&gt;&lt;rec-number&gt;718&lt;/rec-number&gt;&lt;last-updated-date format="utc"&gt;1647610160&lt;/last-updated-date&gt;&lt;/record&gt;&lt;/Cite&gt;&lt;/EndNote&gt;</w:instrText>
      </w:r>
      <w:r>
        <w:fldChar w:fldCharType="separate"/>
      </w:r>
      <w:r>
        <w:rPr>
          <w:noProof/>
        </w:rPr>
        <w:t>(2002)</w:t>
      </w:r>
      <w:r>
        <w:fldChar w:fldCharType="end"/>
      </w:r>
      <w:r>
        <w:t xml:space="preserve"> og angiver at det ofte kan være en mere udbytterig strategi med litteraturstudier kaldet ”</w:t>
      </w:r>
      <w:r w:rsidRPr="008471C2">
        <w:rPr>
          <w:i/>
          <w:iCs/>
        </w:rPr>
        <w:t xml:space="preserve">forward and </w:t>
      </w:r>
      <w:proofErr w:type="spellStart"/>
      <w:r w:rsidRPr="008471C2">
        <w:rPr>
          <w:i/>
          <w:iCs/>
        </w:rPr>
        <w:t>backward</w:t>
      </w:r>
      <w:proofErr w:type="spellEnd"/>
      <w:r w:rsidRPr="008471C2">
        <w:rPr>
          <w:i/>
          <w:iCs/>
        </w:rPr>
        <w:t xml:space="preserve"> </w:t>
      </w:r>
      <w:proofErr w:type="spellStart"/>
      <w:r w:rsidRPr="008471C2">
        <w:rPr>
          <w:i/>
          <w:iCs/>
        </w:rPr>
        <w:t>snowballing</w:t>
      </w:r>
      <w:proofErr w:type="spellEnd"/>
      <w:r>
        <w:t xml:space="preserve">”, hvor man undersøger referencelister og ud fra citationer i og af forskningspublikationer skridtvis indkredser og udvælger centrale studier. Dette kan med fordel kombineres med ekspertvalidering, hvor danske - og evt. internationale - eksperter med omfattende erfaring omkring genstandsfeltet i fokus validerer datagrundlag mv. </w:t>
      </w:r>
      <w:r>
        <w:fldChar w:fldCharType="begin"/>
      </w:r>
      <w:r>
        <w:instrText xml:space="preserve"> ADDIN EN.CITE &lt;EndNote&gt;&lt;Cite&gt;&lt;Author&gt;Nielsen&lt;/Author&gt;&lt;Year&gt;2017&lt;/Year&gt;&lt;IDText&gt;Undervisning og læring i STEM&lt;/IDText&gt;&lt;Pages&gt;15&lt;/Pages&gt;&lt;DisplayText&gt;(Nielsen et al., 2017, p. 15)&lt;/DisplayText&gt;&lt;record&gt;&lt;titles&gt;&lt;title&gt;Undervisning og læring i STEM&lt;/title&gt;&lt;secondary-title&gt;Litteraturstudium til arbejdet med en national naturvidenskabsstrategi&lt;/secondary-title&gt;&lt;/titles&gt;&lt;pages&gt;19-49&lt;/pages&gt;&lt;contributors&gt;&lt;authors&gt;&lt;author&gt;Nielsen, Jan Alexis&lt;/author&gt;&lt;author&gt;Waaddegaard, Nina Holst&lt;/author&gt;&lt;author&gt;Dolin, Jens&lt;/author&gt;&lt;author&gt;Bruun, Jesper&lt;/author&gt;&lt;/authors&gt;&lt;/contributors&gt;&lt;added-date format="utc"&gt;1647610160&lt;/added-date&gt;&lt;ref-type name="Book Section"&gt;5&lt;/ref-type&gt;&lt;dates&gt;&lt;year&gt;2017&lt;/year&gt;&lt;/dates&gt;&lt;rec-number&gt;720&lt;/rec-number&gt;&lt;publisher&gt;Institut for Naturfagenes Didaktik, Københavns Universitet&lt;/publisher&gt;&lt;last-updated-date format="utc"&gt;1647610160&lt;/last-updated-date&gt;&lt;/record&gt;&lt;/Cite&gt;&lt;/EndNote&gt;</w:instrText>
      </w:r>
      <w:r>
        <w:fldChar w:fldCharType="separate"/>
      </w:r>
      <w:r>
        <w:rPr>
          <w:noProof/>
        </w:rPr>
        <w:t>(Nielsen et al., 2017, p. 15)</w:t>
      </w:r>
      <w:r>
        <w:fldChar w:fldCharType="end"/>
      </w:r>
      <w:r>
        <w:t xml:space="preserve">. </w:t>
      </w:r>
    </w:p>
    <w:p w14:paraId="65D2E9A5" w14:textId="77777777" w:rsidR="009D1891" w:rsidRDefault="009D1891" w:rsidP="00503923"/>
    <w:p w14:paraId="675A43B8" w14:textId="77777777" w:rsidR="009D1891" w:rsidRDefault="009D1891" w:rsidP="00503923">
      <w:r>
        <w:lastRenderedPageBreak/>
        <w:t xml:space="preserve">Er genstandsfeltet ikke særligt velbeskrevet kan det ofte være en fordel med et </w:t>
      </w:r>
      <w:proofErr w:type="spellStart"/>
      <w:r w:rsidRPr="00441950">
        <w:rPr>
          <w:i/>
          <w:iCs/>
        </w:rPr>
        <w:t>scoping</w:t>
      </w:r>
      <w:proofErr w:type="spellEnd"/>
      <w:r w:rsidRPr="00441950">
        <w:rPr>
          <w:i/>
          <w:iCs/>
        </w:rPr>
        <w:t xml:space="preserve"> </w:t>
      </w:r>
      <w:proofErr w:type="spellStart"/>
      <w:r w:rsidRPr="00441950">
        <w:rPr>
          <w:i/>
          <w:iCs/>
        </w:rPr>
        <w:t>review</w:t>
      </w:r>
      <w:proofErr w:type="spellEnd"/>
      <w:r>
        <w:t xml:space="preserve">, der f.eks. kan forsøge at klarlægge typer af viden indenfor feltet, eller at klarlægge kernebegreber og definitioner anvendt indenfor dette felt </w:t>
      </w:r>
      <w:r>
        <w:fldChar w:fldCharType="begin"/>
      </w:r>
      <w:r>
        <w:instrText xml:space="preserve"> ADDIN EN.CITE &lt;EndNote&gt;&lt;Cite&gt;&lt;Author&gt;Peters&lt;/Author&gt;&lt;Year&gt;2020&lt;/Year&gt;&lt;IDText&gt;Chapter 11: scoping reviews (2020 version)&lt;/IDText&gt;&lt;DisplayText&gt;(Munn et al., 2018; Peters et al., 2020)&lt;/DisplayText&gt;&lt;record&gt;&lt;titles&gt;&lt;title&gt;Chapter 11: scoping reviews (2020 version)&lt;/title&gt;&lt;secondary-title&gt;JBI manual for evidence synthesis, JBI&lt;/secondary-title&gt;&lt;/titles&gt;&lt;contributors&gt;&lt;authors&gt;&lt;author&gt;Peters, Micah DJ&lt;/author&gt;&lt;author&gt;Godfrey, Christina&lt;/author&gt;&lt;author&gt;McInerney, Patricia&lt;/author&gt;&lt;author&gt;Munn, Zachary&lt;/author&gt;&lt;author&gt;Tricco, Andrea C&lt;/author&gt;&lt;author&gt;Khalil, Hanan&lt;/author&gt;&lt;/authors&gt;&lt;/contributors&gt;&lt;added-date format="utc"&gt;1646384965&lt;/added-date&gt;&lt;ref-type name="Journal Article"&gt;17&lt;/ref-type&gt;&lt;dates&gt;&lt;year&gt;2020&lt;/year&gt;&lt;/dates&gt;&lt;rec-number&gt;713&lt;/rec-number&gt;&lt;last-updated-date format="utc"&gt;1646384965&lt;/last-updated-date&gt;&lt;volume&gt;2020&lt;/volume&gt;&lt;/record&gt;&lt;/Cite&gt;&lt;Cite&gt;&lt;Author&gt;Munn&lt;/Author&gt;&lt;Year&gt;2018&lt;/Year&gt;&lt;IDText&gt;Systematic review or scoping review? Guidance for authors when choosing between a systematic or scoping review approach&lt;/IDText&gt;&lt;record&gt;&lt;isbn&gt;1471-2288&lt;/isbn&gt;&lt;titles&gt;&lt;title&gt;Systematic review or scoping review? Guidance for authors when choosing between a systematic or scoping review approach&lt;/title&gt;&lt;secondary-title&gt;BMC medical research methodology&lt;/secondary-title&gt;&lt;/titles&gt;&lt;pages&gt;1-7&lt;/pages&gt;&lt;number&gt;1&lt;/number&gt;&lt;contributors&gt;&lt;authors&gt;&lt;author&gt;Munn, Zachary&lt;/author&gt;&lt;author&gt;Peters, Micah DJ&lt;/author&gt;&lt;author&gt;Stern, Cindy&lt;/author&gt;&lt;author&gt;Tufanaru, Catalin&lt;/author&gt;&lt;author&gt;McArthur, Alexa&lt;/author&gt;&lt;author&gt;Aromataris, Edoardo&lt;/author&gt;&lt;/authors&gt;&lt;/contributors&gt;&lt;added-date format="utc"&gt;1642613992&lt;/added-date&gt;&lt;ref-type name="Journal Article"&gt;17&lt;/ref-type&gt;&lt;dates&gt;&lt;year&gt;2018&lt;/year&gt;&lt;/dates&gt;&lt;rec-number&gt;625&lt;/rec-number&gt;&lt;last-updated-date format="utc"&gt;1642613992&lt;/last-updated-date&gt;&lt;volume&gt;18&lt;/volume&gt;&lt;/record&gt;&lt;/Cite&gt;&lt;/EndNote&gt;</w:instrText>
      </w:r>
      <w:r>
        <w:fldChar w:fldCharType="separate"/>
      </w:r>
      <w:r>
        <w:rPr>
          <w:noProof/>
        </w:rPr>
        <w:t>(Munn et al., 2018; Peters et al., 2020)</w:t>
      </w:r>
      <w:r>
        <w:fldChar w:fldCharType="end"/>
      </w:r>
      <w:r>
        <w:t xml:space="preserve">. Et </w:t>
      </w:r>
      <w:proofErr w:type="spellStart"/>
      <w:r>
        <w:t>scoping</w:t>
      </w:r>
      <w:proofErr w:type="spellEnd"/>
      <w:r>
        <w:t xml:space="preserve"> </w:t>
      </w:r>
      <w:proofErr w:type="spellStart"/>
      <w:r>
        <w:t>review</w:t>
      </w:r>
      <w:proofErr w:type="spellEnd"/>
      <w:r>
        <w:t xml:space="preserve"> kan ofte ses som en forløber for et egentlig systematisk </w:t>
      </w:r>
      <w:proofErr w:type="spellStart"/>
      <w:r>
        <w:t>review</w:t>
      </w:r>
      <w:proofErr w:type="spellEnd"/>
      <w:r>
        <w:t>, når genstandsfeltet ikke initialt forekommer tilstrækkeligt entydigt.</w:t>
      </w:r>
    </w:p>
    <w:p w14:paraId="0CE4CF73" w14:textId="77777777" w:rsidR="009D1891" w:rsidRDefault="009D1891" w:rsidP="00503923"/>
    <w:p w14:paraId="40F72DF1" w14:textId="429FB4BA" w:rsidR="009D1891" w:rsidRDefault="009D1891" w:rsidP="00503923">
      <w:r>
        <w:t xml:space="preserve">Ud fra teksterne fra </w:t>
      </w:r>
      <w:proofErr w:type="spellStart"/>
      <w:r>
        <w:t>reviewet</w:t>
      </w:r>
      <w:proofErr w:type="spellEnd"/>
      <w:r>
        <w:t xml:space="preserve"> kan trækkes de elementer, som man vil lade indgå i rammeværket. Det kan være en citatmosaik eller sammenstilling af definitioner eller argumenter, der skrives sammen til en tekst, der indfanger de centrale elementer. Disse kan så efterfølgende samles i en grafisk oversigt, som fx fig. 3, eller som et begrebskort (se</w:t>
      </w:r>
      <w:r w:rsidR="00EC55F7">
        <w:t xml:space="preserve"> figur 6</w:t>
      </w:r>
      <w:r>
        <w:t xml:space="preserve"> nedenfor).</w:t>
      </w:r>
    </w:p>
    <w:p w14:paraId="65AA551C" w14:textId="77777777" w:rsidR="009D1891" w:rsidRDefault="009D1891" w:rsidP="00503923"/>
    <w:p w14:paraId="528FF5DA" w14:textId="77777777" w:rsidR="009D1891" w:rsidRDefault="009D1891" w:rsidP="00BE1BAD">
      <w:pPr>
        <w:pStyle w:val="3Overskrift3Udennummer"/>
      </w:pPr>
      <w:bookmarkStart w:id="15" w:name="_Toc100833490"/>
      <w:r>
        <w:t>Delphi-undersøgelse</w:t>
      </w:r>
      <w:bookmarkEnd w:id="15"/>
    </w:p>
    <w:p w14:paraId="77D78E80" w14:textId="77777777" w:rsidR="009D1891" w:rsidRDefault="009D1891" w:rsidP="00503923">
      <w:r>
        <w:t>En</w:t>
      </w:r>
      <w:r w:rsidRPr="00BD5A27">
        <w:t xml:space="preserve"> Delphi-undersøgelse</w:t>
      </w:r>
      <w:r>
        <w:t xml:space="preserve"> er en systematisk metode til at etablere e</w:t>
      </w:r>
      <w:r w:rsidRPr="00BD5A27">
        <w:t xml:space="preserve">n konsensusforståelse blandt </w:t>
      </w:r>
      <w:r>
        <w:t xml:space="preserve">aktørerne i et felt om valgte problematikker i feltet. Man lader feltet repræsentere af udvalgte repræsentanter og udvælgelsen af disse eksperter er selvsagt afgørende for validiteten af undersøgelsen. Eksperterne ledes så gennem en række skriveprocesser, som sikrer at alle synspunkter medtages og vægtes i forhold til hinanden, og der fremkommer en narrativ </w:t>
      </w:r>
      <w:proofErr w:type="spellStart"/>
      <w:r w:rsidRPr="00BD5A27">
        <w:t>begrebssættelse</w:t>
      </w:r>
      <w:proofErr w:type="spellEnd"/>
      <w:r w:rsidRPr="00BD5A27">
        <w:t xml:space="preserve"> og strukturering af det givne felt</w:t>
      </w:r>
      <w:r>
        <w:t>.</w:t>
      </w:r>
    </w:p>
    <w:p w14:paraId="2382AA54" w14:textId="77777777" w:rsidR="009D1891" w:rsidRDefault="009D1891" w:rsidP="00503923"/>
    <w:p w14:paraId="66CD2CA8" w14:textId="77777777" w:rsidR="009D1891" w:rsidRDefault="009D1891" w:rsidP="00BE1BAD">
      <w:pPr>
        <w:pStyle w:val="3Overskrift3Udennummer"/>
      </w:pPr>
      <w:bookmarkStart w:id="16" w:name="_Toc100833491"/>
      <w:r>
        <w:t>Ekspertseminar</w:t>
      </w:r>
      <w:bookmarkEnd w:id="16"/>
    </w:p>
    <w:p w14:paraId="6837288F" w14:textId="08A0CF20" w:rsidR="009D1891" w:rsidRDefault="009D1891" w:rsidP="00503923">
      <w:r>
        <w:t>Når man har et begyndende overblik over et givet felt, kan det være en fin vej videre at invitere repræsentanter for forskellige tilgange og perspektiver på feltet til e</w:t>
      </w:r>
      <w:r w:rsidR="00BE1BAD">
        <w:t>t</w:t>
      </w:r>
      <w:r>
        <w:t xml:space="preserve"> </w:t>
      </w:r>
      <w:r w:rsidR="00CF1D66">
        <w:t>ekspert</w:t>
      </w:r>
      <w:r>
        <w:t>seminar. Da forfatterne til indeværende tekst var gang med at udarbejde et rammeværk for den dobbelt didaktiske dimension, var vi ved at drukne i tekster og forskellige begreber, som vi skulle have overblik over og ikke mindst have til at hænge sammen. Vi inviterede derfor tre forskere, som havde udgivet tekster med ret forskellige perspektiver på den dobbelt didaktiske dimension, til et halvdagsmøde. De fik (og accepterede</w:t>
      </w:r>
      <w:r w:rsidRPr="00107EC6">
        <w:t xml:space="preserve"> </w:t>
      </w:r>
      <w:r>
        <w:t>heldigvis) i opdrag at læse en af hinandens tekster, og de skulle så hver især holde et oplæg, som dels redegjorde for deres egen tilgang og dels forholde deres egen tilgang til en af de andres.</w:t>
      </w:r>
    </w:p>
    <w:p w14:paraId="271BD5A2" w14:textId="4BD3B235" w:rsidR="009D1891" w:rsidRDefault="00CF1D66" w:rsidP="00503923">
      <w:r>
        <w:t>Ekspert</w:t>
      </w:r>
      <w:r w:rsidR="009D1891">
        <w:t>seminaret gav forfatterne (og også de inviterede forskere) blik for givne brudf</w:t>
      </w:r>
      <w:r>
        <w:t>l</w:t>
      </w:r>
      <w:r w:rsidR="009D1891">
        <w:t>ader og ideer til begyndende sammenhænge, ligesom vi fik introduceret vigtige nye begreber og ny litteratur, som indgik i den efterfølgende arbejdsproces og syntesedannelse.</w:t>
      </w:r>
    </w:p>
    <w:p w14:paraId="71DF7FF7" w14:textId="77777777" w:rsidR="009D1891" w:rsidRDefault="009D1891" w:rsidP="00503923"/>
    <w:p w14:paraId="263D17F3" w14:textId="77777777" w:rsidR="009D1891" w:rsidRDefault="009D1891" w:rsidP="00BE1BAD">
      <w:pPr>
        <w:pStyle w:val="3Overskrift3Udennummer"/>
      </w:pPr>
      <w:bookmarkStart w:id="17" w:name="_Toc100833492"/>
      <w:r>
        <w:t>Grafiske fremstillinger</w:t>
      </w:r>
      <w:bookmarkEnd w:id="17"/>
    </w:p>
    <w:p w14:paraId="10CC8A70" w14:textId="77777777" w:rsidR="009D1891" w:rsidRDefault="009D1891" w:rsidP="00503923">
      <w:r>
        <w:t xml:space="preserve">Den grafiske repræsentation af et rammeværk kan fremstilles ud fra hvilken som helst af de narrative resultater, der kommer ud af de foregående metoder. Pointen er, at de centrale elementer og deres sammenhænge </w:t>
      </w:r>
      <w:r w:rsidRPr="0093482E">
        <w:t>illustreres med en grafisk fremstilling</w:t>
      </w:r>
      <w:r>
        <w:t xml:space="preserve">. </w:t>
      </w:r>
    </w:p>
    <w:p w14:paraId="11E7B744" w14:textId="5498F1A4" w:rsidR="009D1891" w:rsidRDefault="009D1891" w:rsidP="00503923">
      <w:r>
        <w:t xml:space="preserve">En enkel form er et </w:t>
      </w:r>
      <w:r w:rsidRPr="00852E61">
        <w:rPr>
          <w:i/>
        </w:rPr>
        <w:t>mindmap</w:t>
      </w:r>
      <w:r>
        <w:t xml:space="preserve">, hvor man blot forbinder de elementer, der har forbindelse til hinanden og placerer dem efter hvor centrale, de opfattes. Figur </w:t>
      </w:r>
      <w:r w:rsidR="00EC55F7">
        <w:t>5</w:t>
      </w:r>
      <w:r>
        <w:t xml:space="preserve"> viser det mindmap, som undervejs blev udformet af forfatterne over den dobbelt didaktiske dimension. Det var ikke den endelige opfattelse af feltet, men et øjebliksbillede, der blev brugt som oplæg til diskussion og videre bearbejdning.</w:t>
      </w:r>
    </w:p>
    <w:p w14:paraId="016E779C" w14:textId="77777777" w:rsidR="009D1891" w:rsidRDefault="009D1891" w:rsidP="00503923"/>
    <w:p w14:paraId="05EF4F3A" w14:textId="77777777" w:rsidR="009D1891" w:rsidRDefault="009D1891" w:rsidP="00503923">
      <w:r>
        <w:rPr>
          <w:noProof/>
          <w:lang w:val="en-US"/>
        </w:rPr>
        <w:lastRenderedPageBreak/>
        <w:drawing>
          <wp:inline distT="0" distB="0" distL="0" distR="0" wp14:anchorId="4138F809" wp14:editId="41904CE8">
            <wp:extent cx="6115050" cy="3829050"/>
            <wp:effectExtent l="0" t="0" r="0" b="0"/>
            <wp:docPr id="3" name="Billede 3" descr="C:\Users\pd\AppData\Local\Microsoft\Windows\INetCache\Content.MSO\7391BA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AppData\Local\Microsoft\Windows\INetCache\Content.MSO\7391BAE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r>
        <w:rPr>
          <w:color w:val="FF0000"/>
          <w:shd w:val="clear" w:color="auto" w:fill="FFFFFF"/>
        </w:rPr>
        <w:br/>
      </w:r>
    </w:p>
    <w:p w14:paraId="48BF1659" w14:textId="1A0A7F85" w:rsidR="009D1891" w:rsidRPr="008A275F" w:rsidRDefault="009D1891" w:rsidP="00503923">
      <w:r>
        <w:t xml:space="preserve">Fig. </w:t>
      </w:r>
      <w:r w:rsidR="00C32704">
        <w:t>5.</w:t>
      </w:r>
      <w:r>
        <w:t xml:space="preserve"> </w:t>
      </w:r>
      <w:r w:rsidRPr="008A275F">
        <w:rPr>
          <w:rStyle w:val="normaltextrun"/>
          <w:color w:val="000000"/>
          <w:shd w:val="clear" w:color="auto" w:fill="FFFFFF"/>
        </w:rPr>
        <w:t>Mindmap for begreber</w:t>
      </w:r>
      <w:r>
        <w:rPr>
          <w:rStyle w:val="normaltextrun"/>
          <w:color w:val="000000"/>
          <w:shd w:val="clear" w:color="auto" w:fill="FFFFFF"/>
        </w:rPr>
        <w:t xml:space="preserve"> </w:t>
      </w:r>
      <w:r w:rsidRPr="008A275F">
        <w:rPr>
          <w:rStyle w:val="normaltextrun"/>
          <w:color w:val="000000"/>
          <w:shd w:val="clear" w:color="auto" w:fill="FFFFFF"/>
        </w:rPr>
        <w:t>relatere</w:t>
      </w:r>
      <w:r>
        <w:rPr>
          <w:rStyle w:val="normaltextrun"/>
          <w:color w:val="000000"/>
          <w:shd w:val="clear" w:color="auto" w:fill="FFFFFF"/>
        </w:rPr>
        <w:t>t</w:t>
      </w:r>
      <w:r w:rsidRPr="008A275F">
        <w:rPr>
          <w:rStyle w:val="normaltextrun"/>
          <w:color w:val="000000"/>
          <w:shd w:val="clear" w:color="auto" w:fill="FFFFFF"/>
        </w:rPr>
        <w:t xml:space="preserve"> til den dobbelte didaktiske dimension</w:t>
      </w:r>
    </w:p>
    <w:p w14:paraId="65C93518" w14:textId="77777777" w:rsidR="009D1891" w:rsidRDefault="009D1891" w:rsidP="00503923"/>
    <w:p w14:paraId="7306D5B9" w14:textId="56B4719E" w:rsidR="009D1891" w:rsidRDefault="009D1891" w:rsidP="00503923">
      <w:r w:rsidRPr="003A49E0">
        <w:rPr>
          <w:i/>
        </w:rPr>
        <w:t>Begrebskort</w:t>
      </w:r>
      <w:r>
        <w:t xml:space="preserve"> er en mere informationsrig form for mindmap, hvor der på forbindelseslinjerne mellem de indgående elementer, skrives hvad der forbinder dem. Begge fremstillinger kan med fordel udføres ved hjælp af et program, fx er </w:t>
      </w:r>
      <w:proofErr w:type="spellStart"/>
      <w:r>
        <w:t>Cmap</w:t>
      </w:r>
      <w:proofErr w:type="spellEnd"/>
      <w:r>
        <w:t xml:space="preserve"> (</w:t>
      </w:r>
      <w:hyperlink r:id="rId23" w:history="1">
        <w:r w:rsidRPr="00F31CFF">
          <w:rPr>
            <w:rStyle w:val="Hyperlink"/>
          </w:rPr>
          <w:t>https://cmap.ihmc.us/</w:t>
        </w:r>
      </w:hyperlink>
      <w:r>
        <w:t xml:space="preserve">) et enkelt og letanvendeligt værktøj til udarbejdelse af begrebskort. Figur </w:t>
      </w:r>
      <w:r w:rsidR="00DB3DC5">
        <w:t>6</w:t>
      </w:r>
      <w:r>
        <w:t xml:space="preserve"> viser et begrebskort over en artikel af Jesper </w:t>
      </w:r>
      <w:proofErr w:type="spellStart"/>
      <w:r>
        <w:t>Sjöström</w:t>
      </w:r>
      <w:proofErr w:type="spellEnd"/>
      <w:r w:rsidR="00EC55F7">
        <w:t xml:space="preserve"> et al</w:t>
      </w:r>
      <w:r>
        <w:t xml:space="preserve"> (2017) om dannelsesforståelser. Artiklen var en grundlagsartikel for det i november 2021 afholdte DASERA-seminar om dannelse og kompetence. Den omtaler og referer</w:t>
      </w:r>
      <w:r w:rsidR="00EC55F7">
        <w:t>er</w:t>
      </w:r>
      <w:r>
        <w:t xml:space="preserve"> en meget stor del af de kanoniske tekster og begreber inden for naturvidenskabelig dannelse, hvorfor det tilknyttede begrebskort er ret komplekst.</w:t>
      </w:r>
    </w:p>
    <w:p w14:paraId="7C7DD3C1" w14:textId="3455102B" w:rsidR="00DB3DC5" w:rsidRDefault="00D06218" w:rsidP="00503923">
      <w:r>
        <w:rPr>
          <w:noProof/>
        </w:rPr>
        <w:object w:dxaOrig="7900" w:dyaOrig="4020" w14:anchorId="0CC3BBDD">
          <v:shape id="_x0000_i1025" type="#_x0000_t75" alt="" style="width:450.9pt;height:230.15pt;mso-width-percent:0;mso-height-percent:0;mso-width-percent:0;mso-height-percent:0" o:ole="">
            <v:imagedata r:id="rId24" o:title=""/>
          </v:shape>
          <o:OLEObject Type="Embed" ProgID="AcroExch.Document.DC" ShapeID="_x0000_i1025" DrawAspect="Content" ObjectID="_1716566982" r:id="rId25"/>
        </w:object>
      </w:r>
    </w:p>
    <w:p w14:paraId="64681198" w14:textId="590D748F" w:rsidR="009D1891" w:rsidRPr="006536A7" w:rsidRDefault="00C32704" w:rsidP="00503923">
      <w:r>
        <w:rPr>
          <w:lang w:val="en-US"/>
        </w:rPr>
        <w:t>Fig. 6</w:t>
      </w:r>
      <w:r w:rsidR="009D1891" w:rsidRPr="006536A7">
        <w:rPr>
          <w:lang w:val="en-US"/>
        </w:rPr>
        <w:t xml:space="preserve">. </w:t>
      </w:r>
      <w:proofErr w:type="spellStart"/>
      <w:r w:rsidR="009D1891" w:rsidRPr="006F0BEA">
        <w:rPr>
          <w:lang w:val="en-US"/>
        </w:rPr>
        <w:t>Begrebskort</w:t>
      </w:r>
      <w:proofErr w:type="spellEnd"/>
      <w:r w:rsidR="009D1891" w:rsidRPr="006F0BEA">
        <w:rPr>
          <w:lang w:val="en-US"/>
        </w:rPr>
        <w:t xml:space="preserve"> over Jesper </w:t>
      </w:r>
      <w:proofErr w:type="spellStart"/>
      <w:r w:rsidR="009D1891" w:rsidRPr="006F0BEA">
        <w:rPr>
          <w:lang w:val="en-US"/>
        </w:rPr>
        <w:t>Sjöström</w:t>
      </w:r>
      <w:proofErr w:type="spellEnd"/>
      <w:r w:rsidR="009D1891" w:rsidRPr="006F0BEA">
        <w:rPr>
          <w:lang w:val="en-US"/>
        </w:rPr>
        <w:t xml:space="preserve"> et </w:t>
      </w:r>
      <w:proofErr w:type="spellStart"/>
      <w:r w:rsidR="009D1891" w:rsidRPr="006F0BEA">
        <w:rPr>
          <w:lang w:val="en-US"/>
        </w:rPr>
        <w:t>als</w:t>
      </w:r>
      <w:proofErr w:type="spellEnd"/>
      <w:r w:rsidR="009D1891" w:rsidRPr="006F0BEA">
        <w:rPr>
          <w:lang w:val="en-US"/>
        </w:rPr>
        <w:t xml:space="preserve"> (2017) </w:t>
      </w:r>
      <w:proofErr w:type="spellStart"/>
      <w:r w:rsidR="009D1891" w:rsidRPr="006F0BEA">
        <w:rPr>
          <w:lang w:val="en-US"/>
        </w:rPr>
        <w:t>artikel</w:t>
      </w:r>
      <w:proofErr w:type="spellEnd"/>
      <w:r w:rsidR="009D1891" w:rsidRPr="006F0BEA">
        <w:rPr>
          <w:lang w:val="en-US"/>
        </w:rPr>
        <w:t xml:space="preserve"> </w:t>
      </w:r>
      <w:r w:rsidR="009D1891" w:rsidRPr="00FC2D24">
        <w:rPr>
          <w:i/>
          <w:noProof/>
          <w:lang w:val="en-US"/>
        </w:rPr>
        <w:t xml:space="preserve">Use of the concept of </w:t>
      </w:r>
      <w:r w:rsidR="009D1891" w:rsidRPr="00FC2D24">
        <w:rPr>
          <w:i/>
          <w:noProof/>
          <w:u w:val="single"/>
          <w:lang w:val="en-US"/>
        </w:rPr>
        <w:t>Bildung</w:t>
      </w:r>
      <w:r w:rsidR="009D1891" w:rsidRPr="00FC2D24">
        <w:rPr>
          <w:i/>
          <w:noProof/>
          <w:lang w:val="en-US"/>
        </w:rPr>
        <w:t xml:space="preserve"> in the international science education literature, its potential, and implications for teaching and learning</w:t>
      </w:r>
      <w:r w:rsidR="009D1891" w:rsidRPr="006F0BEA">
        <w:rPr>
          <w:noProof/>
          <w:lang w:val="en-US"/>
        </w:rPr>
        <w:t xml:space="preserve">. </w:t>
      </w:r>
      <w:r w:rsidR="009D1891" w:rsidRPr="006536A7">
        <w:rPr>
          <w:noProof/>
        </w:rPr>
        <w:t>(Udarbejdet af Jan Sølberg</w:t>
      </w:r>
      <w:r w:rsidR="00AF5EA0">
        <w:rPr>
          <w:noProof/>
        </w:rPr>
        <w:t>, IND i 2021</w:t>
      </w:r>
      <w:r w:rsidR="009D1891" w:rsidRPr="006536A7">
        <w:rPr>
          <w:noProof/>
        </w:rPr>
        <w:t>).</w:t>
      </w:r>
    </w:p>
    <w:p w14:paraId="0777E37E" w14:textId="77777777" w:rsidR="009D1891" w:rsidRPr="006536A7" w:rsidRDefault="009D1891" w:rsidP="00503923"/>
    <w:p w14:paraId="1D5F0223" w14:textId="50C19736" w:rsidR="009D1891" w:rsidRDefault="009D1891" w:rsidP="00503923">
      <w:r>
        <w:t xml:space="preserve">De centrale elementer kan også struktureres i et </w:t>
      </w:r>
      <w:r w:rsidRPr="003A49E0">
        <w:rPr>
          <w:i/>
        </w:rPr>
        <w:t>lingvistisk netværk</w:t>
      </w:r>
      <w:r>
        <w:t>. Dette er en mere avanceret metode til at visualisere emnesammenfald og relationer mellem de anvendte tekster (</w:t>
      </w:r>
      <w:r w:rsidRPr="005C1B0B">
        <w:rPr>
          <w:rFonts w:cstheme="minorHAnsi"/>
        </w:rPr>
        <w:t>Bruun</w:t>
      </w:r>
      <w:r>
        <w:rPr>
          <w:rFonts w:cstheme="minorHAnsi"/>
        </w:rPr>
        <w:t xml:space="preserve"> et al</w:t>
      </w:r>
      <w:r w:rsidR="00EC55F7">
        <w:rPr>
          <w:rFonts w:cstheme="minorHAnsi"/>
        </w:rPr>
        <w:t>,</w:t>
      </w:r>
      <w:r>
        <w:rPr>
          <w:rFonts w:cstheme="minorHAnsi"/>
        </w:rPr>
        <w:t xml:space="preserve"> 2015; </w:t>
      </w:r>
      <w:r w:rsidRPr="005C1B0B">
        <w:t>Scott</w:t>
      </w:r>
      <w:r>
        <w:t xml:space="preserve"> </w:t>
      </w:r>
      <w:r w:rsidRPr="005C1B0B">
        <w:t>&amp; Carrington</w:t>
      </w:r>
      <w:r w:rsidR="00EC55F7">
        <w:t>,</w:t>
      </w:r>
      <w:r>
        <w:t xml:space="preserve"> </w:t>
      </w:r>
      <w:r w:rsidRPr="005C1B0B">
        <w:t>2011</w:t>
      </w:r>
      <w:r>
        <w:t xml:space="preserve">). Fordelen i forhold til begrebskortet er at netværket giver mulighed for kvantitative analyser og mange forskellige fremtrædelsesformer. </w:t>
      </w:r>
      <w:r w:rsidR="00AF5EA0">
        <w:t>F</w:t>
      </w:r>
      <w:r>
        <w:t>orskergruppe</w:t>
      </w:r>
      <w:r w:rsidR="00AF5EA0">
        <w:t>n</w:t>
      </w:r>
      <w:r>
        <w:t xml:space="preserve"> for science </w:t>
      </w:r>
      <w:proofErr w:type="spellStart"/>
      <w:r>
        <w:t>education</w:t>
      </w:r>
      <w:proofErr w:type="spellEnd"/>
      <w:r w:rsidR="00AF5EA0">
        <w:t xml:space="preserve"> ved Institut for Naturfagenes Didaktik (IND) ved Københavns Universitet</w:t>
      </w:r>
      <w:r>
        <w:t xml:space="preserve"> analyserede i 202</w:t>
      </w:r>
      <w:r w:rsidR="00804F18">
        <w:t>0-2021</w:t>
      </w:r>
      <w:r>
        <w:t xml:space="preserve"> en lang række </w:t>
      </w:r>
      <w:del w:id="18" w:author="Jesper Bruun" w:date="2022-06-12T17:40:00Z">
        <w:r w:rsidDel="00804F18">
          <w:delText xml:space="preserve">tekster </w:delText>
        </w:r>
      </w:del>
      <w:ins w:id="19" w:author="Jesper Bruun" w:date="2022-06-12T17:40:00Z">
        <w:r w:rsidR="00804F18">
          <w:t>definitioner af</w:t>
        </w:r>
      </w:ins>
      <w:del w:id="20" w:author="Jesper Bruun" w:date="2022-06-12T17:40:00Z">
        <w:r w:rsidDel="00804F18">
          <w:delText>om</w:delText>
        </w:r>
      </w:del>
      <w:r>
        <w:t xml:space="preserve"> naturfaglig kompetence, og for hver tekst blev der udarbejdet en oversigt over de </w:t>
      </w:r>
      <w:r w:rsidR="00DB3DC5">
        <w:t>anvendte begreber, som i figur 7</w:t>
      </w:r>
      <w:r>
        <w:t>.</w:t>
      </w:r>
      <w:r w:rsidR="00804F18">
        <w:t xml:space="preserve"> </w:t>
      </w:r>
    </w:p>
    <w:p w14:paraId="62D0957D" w14:textId="2E8361D7" w:rsidR="00804F18" w:rsidRDefault="00804F18" w:rsidP="00503923">
      <w:pPr>
        <w:rPr>
          <w:ins w:id="21" w:author="Jesper Bruun" w:date="2022-06-12T17:40:00Z"/>
        </w:rPr>
      </w:pPr>
    </w:p>
    <w:p w14:paraId="2872ED48" w14:textId="3B550727" w:rsidR="00804F18" w:rsidRDefault="00804F18" w:rsidP="00804F18">
      <w:pPr>
        <w:rPr>
          <w:ins w:id="22" w:author="Jesper Bruun" w:date="2022-06-12T17:46:00Z"/>
        </w:rPr>
      </w:pPr>
      <w:ins w:id="23" w:author="Jesper Bruun" w:date="2022-06-12T17:40:00Z">
        <w:r>
          <w:t xml:space="preserve">Den centrale lilla cirkel på figur 7 repræsenterer en af definitionerne, og </w:t>
        </w:r>
      </w:ins>
      <w:ins w:id="24" w:author="Jesper Bruun" w:date="2022-06-12T17:41:00Z">
        <w:r>
          <w:t>de grønne nøgleord rundt om repræsenterer de ord, som forskergruppens medlemmer forbandt med den definition.</w:t>
        </w:r>
      </w:ins>
      <w:ins w:id="25" w:author="Jesper Bruun" w:date="2022-06-12T17:42:00Z">
        <w:r w:rsidR="00816112">
          <w:t xml:space="preserve"> </w:t>
        </w:r>
      </w:ins>
      <w:ins w:id="26" w:author="Jesper Bruun" w:date="2022-06-12T17:43:00Z">
        <w:r w:rsidR="00816112">
          <w:t>Størrelserne på cirklerne har en betydning. Når flere personer har valgt et given</w:t>
        </w:r>
      </w:ins>
      <w:ins w:id="27" w:author="Jesper Bruun" w:date="2022-06-12T17:44:00Z">
        <w:r w:rsidR="00816112">
          <w:t>t</w:t>
        </w:r>
      </w:ins>
      <w:ins w:id="28" w:author="Jesper Bruun" w:date="2022-06-12T17:43:00Z">
        <w:r w:rsidR="00816112">
          <w:t xml:space="preserve"> nøgleord</w:t>
        </w:r>
      </w:ins>
      <w:ins w:id="29" w:author="Jesper Bruun" w:date="2022-06-12T17:44:00Z">
        <w:r w:rsidR="00816112">
          <w:t>,</w:t>
        </w:r>
      </w:ins>
      <w:ins w:id="30" w:author="Jesper Bruun" w:date="2022-06-12T17:43:00Z">
        <w:r w:rsidR="00816112">
          <w:t xml:space="preserve"> bliver den tilsvarende cirkel større, og for</w:t>
        </w:r>
      </w:ins>
      <w:ins w:id="31" w:author="Jesper Bruun" w:date="2022-06-12T17:44:00Z">
        <w:r w:rsidR="00816112">
          <w:t xml:space="preserve">bindelsen mellem nøgleord og definition tykkere. </w:t>
        </w:r>
      </w:ins>
      <w:ins w:id="32" w:author="Jesper Bruun" w:date="2022-06-12T17:42:00Z">
        <w:r w:rsidR="00816112">
          <w:t xml:space="preserve"> </w:t>
        </w:r>
      </w:ins>
    </w:p>
    <w:p w14:paraId="014D4B34" w14:textId="77777777" w:rsidR="00804F18" w:rsidRDefault="00804F18" w:rsidP="00503923"/>
    <w:p w14:paraId="60E1B661" w14:textId="3D16A505" w:rsidR="009D1891" w:rsidRDefault="000A04B1" w:rsidP="00503923">
      <w:r>
        <w:rPr>
          <w:noProof/>
        </w:rPr>
        <w:lastRenderedPageBreak/>
        <w:drawing>
          <wp:inline distT="0" distB="0" distL="0" distR="0" wp14:anchorId="28C5899C" wp14:editId="1EA909EC">
            <wp:extent cx="5400040" cy="50850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040" cy="5085080"/>
                    </a:xfrm>
                    <a:prstGeom prst="rect">
                      <a:avLst/>
                    </a:prstGeom>
                  </pic:spPr>
                </pic:pic>
              </a:graphicData>
            </a:graphic>
          </wp:inline>
        </w:drawing>
      </w:r>
    </w:p>
    <w:p w14:paraId="4E1E93E2" w14:textId="5006C19F" w:rsidR="009D1891" w:rsidRDefault="00C32704" w:rsidP="00503923">
      <w:r>
        <w:t>Fig. 7</w:t>
      </w:r>
      <w:r w:rsidR="009D1891">
        <w:t>. De indgående begreber i en given tekst</w:t>
      </w:r>
      <w:r w:rsidR="000D78ED">
        <w:t xml:space="preserve"> (</w:t>
      </w:r>
      <w:r w:rsidR="00AF5EA0">
        <w:t xml:space="preserve">udarbejdet </w:t>
      </w:r>
      <w:r w:rsidR="000D78ED">
        <w:t>af Jesper Bruun</w:t>
      </w:r>
      <w:r w:rsidR="00AF5EA0">
        <w:t>, IND i 202</w:t>
      </w:r>
      <w:r w:rsidR="000A04B1">
        <w:t>0</w:t>
      </w:r>
      <w:r w:rsidR="000D78ED">
        <w:t>)</w:t>
      </w:r>
    </w:p>
    <w:p w14:paraId="7E219295" w14:textId="77777777" w:rsidR="00BE1BAD" w:rsidRDefault="00BE1BAD" w:rsidP="00503923"/>
    <w:p w14:paraId="061C2D7B" w14:textId="6B99CFEC" w:rsidR="009D1891" w:rsidRDefault="009D1891" w:rsidP="00503923">
      <w:r>
        <w:t xml:space="preserve">På baggrund heraf udarbejdede Jesper Bruun den i fig. </w:t>
      </w:r>
      <w:r w:rsidR="00DB3DC5">
        <w:t>8</w:t>
      </w:r>
      <w:r>
        <w:t xml:space="preserve"> afbildede netværksanalyse af de 20 centrale artikler om </w:t>
      </w:r>
      <w:r w:rsidRPr="00485FFF">
        <w:t>kompetence</w:t>
      </w:r>
      <w:r>
        <w:t xml:space="preserve">, som indgår i Mathias </w:t>
      </w:r>
      <w:proofErr w:type="spellStart"/>
      <w:r>
        <w:t>Ropohl</w:t>
      </w:r>
      <w:proofErr w:type="spellEnd"/>
      <w:r>
        <w:t xml:space="preserve"> </w:t>
      </w:r>
      <w:proofErr w:type="gramStart"/>
      <w:r>
        <w:t>et als</w:t>
      </w:r>
      <w:proofErr w:type="gramEnd"/>
      <w:r>
        <w:t xml:space="preserve"> (2018) artikel </w:t>
      </w:r>
      <w:r w:rsidRPr="008D4A16">
        <w:rPr>
          <w:i/>
        </w:rPr>
        <w:t xml:space="preserve">The </w:t>
      </w:r>
      <w:proofErr w:type="spellStart"/>
      <w:r w:rsidRPr="008D4A16">
        <w:rPr>
          <w:i/>
        </w:rPr>
        <w:t>Concept</w:t>
      </w:r>
      <w:proofErr w:type="spellEnd"/>
      <w:r w:rsidRPr="008D4A16">
        <w:rPr>
          <w:i/>
        </w:rPr>
        <w:t xml:space="preserve"> of </w:t>
      </w:r>
      <w:proofErr w:type="spellStart"/>
      <w:r w:rsidRPr="008D4A16">
        <w:rPr>
          <w:i/>
        </w:rPr>
        <w:t>Competence</w:t>
      </w:r>
      <w:proofErr w:type="spellEnd"/>
      <w:r w:rsidRPr="008D4A16">
        <w:rPr>
          <w:i/>
        </w:rPr>
        <w:t xml:space="preserve"> and </w:t>
      </w:r>
      <w:proofErr w:type="spellStart"/>
      <w:r w:rsidRPr="008D4A16">
        <w:rPr>
          <w:i/>
        </w:rPr>
        <w:t>Its</w:t>
      </w:r>
      <w:proofErr w:type="spellEnd"/>
      <w:r w:rsidRPr="008D4A16">
        <w:rPr>
          <w:i/>
        </w:rPr>
        <w:t xml:space="preserve"> </w:t>
      </w:r>
      <w:proofErr w:type="spellStart"/>
      <w:r w:rsidRPr="008D4A16">
        <w:rPr>
          <w:i/>
        </w:rPr>
        <w:t>Relevance</w:t>
      </w:r>
      <w:proofErr w:type="spellEnd"/>
      <w:r w:rsidRPr="008D4A16">
        <w:rPr>
          <w:i/>
        </w:rPr>
        <w:t xml:space="preserve"> for Science, Technology and </w:t>
      </w:r>
      <w:proofErr w:type="spellStart"/>
      <w:r w:rsidRPr="008D4A16">
        <w:rPr>
          <w:i/>
        </w:rPr>
        <w:t>Mathematics</w:t>
      </w:r>
      <w:proofErr w:type="spellEnd"/>
      <w:r w:rsidRPr="008D4A16">
        <w:rPr>
          <w:i/>
        </w:rPr>
        <w:t xml:space="preserve"> Education</w:t>
      </w:r>
      <w:r>
        <w:t xml:space="preserve"> </w:t>
      </w:r>
      <w:r w:rsidRPr="00485FFF">
        <w:t>(</w:t>
      </w:r>
      <w:proofErr w:type="spellStart"/>
      <w:r w:rsidRPr="00485FFF">
        <w:t>Ropohl</w:t>
      </w:r>
      <w:proofErr w:type="spellEnd"/>
      <w:r w:rsidRPr="00485FFF">
        <w:t xml:space="preserve"> et. al, 2018)</w:t>
      </w:r>
      <w:r>
        <w:t>.</w:t>
      </w:r>
    </w:p>
    <w:p w14:paraId="02097C23" w14:textId="77777777" w:rsidR="009D1891" w:rsidRDefault="009D1891" w:rsidP="00503923">
      <w:r>
        <w:rPr>
          <w:noProof/>
          <w:lang w:val="en-US"/>
        </w:rPr>
        <w:lastRenderedPageBreak/>
        <w:drawing>
          <wp:inline distT="0" distB="0" distL="0" distR="0" wp14:anchorId="79B853AE" wp14:editId="2F6F21B0">
            <wp:extent cx="5731510" cy="5631180"/>
            <wp:effectExtent l="0" t="0" r="2540" b="7620"/>
            <wp:docPr id="13" name="Picture 3" descr="Diagram&#10;&#10;Description automatically generated">
              <a:extLst xmlns:a="http://schemas.openxmlformats.org/drawingml/2006/main">
                <a:ext uri="{FF2B5EF4-FFF2-40B4-BE49-F238E27FC236}">
                  <a16:creationId xmlns:a16="http://schemas.microsoft.com/office/drawing/2014/main" id="{85D3C3D0-7B5F-4A36-B91C-119B1A242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85D3C3D0-7B5F-4A36-B91C-119B1A242689}"/>
                        </a:ext>
                      </a:extLst>
                    </pic:cNvPr>
                    <pic:cNvPicPr>
                      <a:picLocks noChangeAspect="1"/>
                    </pic:cNvPicPr>
                  </pic:nvPicPr>
                  <pic:blipFill>
                    <a:blip r:embed="rId27"/>
                    <a:stretch>
                      <a:fillRect/>
                    </a:stretch>
                  </pic:blipFill>
                  <pic:spPr>
                    <a:xfrm>
                      <a:off x="0" y="0"/>
                      <a:ext cx="5731510" cy="5631180"/>
                    </a:xfrm>
                    <a:prstGeom prst="rect">
                      <a:avLst/>
                    </a:prstGeom>
                  </pic:spPr>
                </pic:pic>
              </a:graphicData>
            </a:graphic>
          </wp:inline>
        </w:drawing>
      </w:r>
    </w:p>
    <w:p w14:paraId="40EC03E3" w14:textId="7896A594" w:rsidR="009D1891" w:rsidRDefault="009D1891" w:rsidP="00503923">
      <w:r w:rsidRPr="007B7C5A">
        <w:t xml:space="preserve">Fig. </w:t>
      </w:r>
      <w:r w:rsidR="00C32704">
        <w:t>8</w:t>
      </w:r>
      <w:r w:rsidRPr="007B7C5A">
        <w:t xml:space="preserve">. Netværk over definitioner og nøglebegreber i </w:t>
      </w:r>
      <w:proofErr w:type="spellStart"/>
      <w:r w:rsidRPr="007B7C5A">
        <w:t>Ropohl</w:t>
      </w:r>
      <w:proofErr w:type="spellEnd"/>
      <w:r w:rsidRPr="007B7C5A">
        <w:t xml:space="preserve"> et al (2018)</w:t>
      </w:r>
      <w:r w:rsidR="000D78ED">
        <w:t xml:space="preserve"> (</w:t>
      </w:r>
      <w:r w:rsidR="00AF5EA0">
        <w:t xml:space="preserve">Udarbejdet </w:t>
      </w:r>
      <w:r w:rsidR="000D78ED">
        <w:t>af Jesper Bruun</w:t>
      </w:r>
      <w:r w:rsidR="00AF5EA0">
        <w:t>, IND i 202</w:t>
      </w:r>
      <w:ins w:id="33" w:author="Jesper Bruun" w:date="2022-06-12T18:51:00Z">
        <w:r w:rsidR="00B33167">
          <w:t>0</w:t>
        </w:r>
      </w:ins>
      <w:del w:id="34" w:author="Jesper Bruun" w:date="2022-06-12T17:52:00Z">
        <w:r w:rsidR="00AF5EA0" w:rsidDel="00746EE2">
          <w:delText>2</w:delText>
        </w:r>
      </w:del>
      <w:r w:rsidR="000D78ED">
        <w:t>)</w:t>
      </w:r>
      <w:r w:rsidR="00AF5EA0">
        <w:t>.</w:t>
      </w:r>
    </w:p>
    <w:p w14:paraId="740E3A50" w14:textId="77777777" w:rsidR="00BE1BAD" w:rsidRDefault="00BE1BAD" w:rsidP="00503923"/>
    <w:p w14:paraId="395DE5A6" w14:textId="4713BBEE" w:rsidR="009D1891" w:rsidRDefault="009D1891" w:rsidP="00503923">
      <w:r>
        <w:t xml:space="preserve">Netværket er vist her for at illustrere hvor komplekse relationer, det er muligt at arbejde med i et computerprogram. Den grafiske afbildning her muliggør ikke læsning af de enkelte elementer eller at følge alle forbindelser, og netværket vil i efterfølgende proces skulle reduceres. Figur </w:t>
      </w:r>
      <w:r w:rsidR="00DB3DC5">
        <w:t>9</w:t>
      </w:r>
      <w:r>
        <w:t xml:space="preserve"> er en sådan reduktion af figur </w:t>
      </w:r>
      <w:r w:rsidR="00DB3DC5">
        <w:t>8</w:t>
      </w:r>
      <w:ins w:id="35" w:author="Jesper Bruun" w:date="2022-06-12T18:55:00Z">
        <w:r w:rsidR="00D13578">
          <w:t>, og den viser, hvilke nøgleord ofte blev brugt sammen til at beskrive kompetencedefinitioner.</w:t>
        </w:r>
      </w:ins>
      <w:ins w:id="36" w:author="Jesper Bruun" w:date="2022-06-12T18:56:00Z">
        <w:r w:rsidR="00D13578">
          <w:t xml:space="preserve"> For eksempel blev ”</w:t>
        </w:r>
        <w:proofErr w:type="spellStart"/>
        <w:r w:rsidR="00D13578">
          <w:t>knowledge</w:t>
        </w:r>
        <w:proofErr w:type="spellEnd"/>
        <w:r w:rsidR="00D13578">
          <w:t>” og ”</w:t>
        </w:r>
        <w:proofErr w:type="spellStart"/>
        <w:r w:rsidR="00D13578">
          <w:t>skill</w:t>
        </w:r>
        <w:proofErr w:type="spellEnd"/>
        <w:r w:rsidR="00D13578">
          <w:t xml:space="preserve">” ofte brugt sammen. </w:t>
        </w:r>
      </w:ins>
      <w:del w:id="37" w:author="Jesper Bruun" w:date="2022-06-12T18:55:00Z">
        <w:r w:rsidDel="00D13578">
          <w:delText>.</w:delText>
        </w:r>
      </w:del>
    </w:p>
    <w:p w14:paraId="623FD50A" w14:textId="14E95733" w:rsidR="009D1891" w:rsidRPr="00B33167" w:rsidRDefault="00B33167" w:rsidP="00503923">
      <w:pPr>
        <w:rPr>
          <w:lang w:val="en-US"/>
        </w:rPr>
      </w:pPr>
      <w:r>
        <w:rPr>
          <w:noProof/>
          <w:lang w:val="en-US"/>
        </w:rPr>
        <w:lastRenderedPageBreak/>
        <w:drawing>
          <wp:inline distT="0" distB="0" distL="0" distR="0" wp14:anchorId="6A496A2C" wp14:editId="2C7B0B7A">
            <wp:extent cx="5400040" cy="29591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959100"/>
                    </a:xfrm>
                    <a:prstGeom prst="rect">
                      <a:avLst/>
                    </a:prstGeom>
                  </pic:spPr>
                </pic:pic>
              </a:graphicData>
            </a:graphic>
          </wp:inline>
        </w:drawing>
      </w:r>
    </w:p>
    <w:p w14:paraId="45DCC244" w14:textId="5431BBC0" w:rsidR="009D1891" w:rsidRDefault="00C32704" w:rsidP="00503923">
      <w:r>
        <w:t>Fig. 9</w:t>
      </w:r>
      <w:r w:rsidR="009D1891">
        <w:t xml:space="preserve">. En kompleksitetsreduceret version af netværket i figur </w:t>
      </w:r>
      <w:r w:rsidR="00AF5EA0">
        <w:t>8</w:t>
      </w:r>
      <w:r w:rsidR="000D78ED">
        <w:t xml:space="preserve"> (</w:t>
      </w:r>
      <w:r w:rsidR="00AF5EA0">
        <w:t xml:space="preserve">udarbejdet </w:t>
      </w:r>
      <w:r w:rsidR="000D78ED">
        <w:t>af Jesper Bruun</w:t>
      </w:r>
      <w:r w:rsidR="00AF5EA0">
        <w:t>, IND i 2022</w:t>
      </w:r>
      <w:r w:rsidR="000D78ED">
        <w:t>)</w:t>
      </w:r>
      <w:ins w:id="38" w:author="Jesper Bruun" w:date="2022-06-12T18:54:00Z">
        <w:r w:rsidR="00D13578">
          <w:t>. Tykke streger betyder, at nøgleordene oftere bruges sammen om en definition</w:t>
        </w:r>
      </w:ins>
      <w:r w:rsidR="00AF5EA0">
        <w:t>.</w:t>
      </w:r>
    </w:p>
    <w:p w14:paraId="4115782E" w14:textId="77777777" w:rsidR="009D1891" w:rsidRDefault="009D1891" w:rsidP="00503923"/>
    <w:p w14:paraId="6FB04F81" w14:textId="1C5E64F9" w:rsidR="009D1891" w:rsidRDefault="009D1891" w:rsidP="00503923">
      <w:r>
        <w:t xml:space="preserve">Netværket i fig. </w:t>
      </w:r>
      <w:r w:rsidR="00DB3DC5">
        <w:t>9</w:t>
      </w:r>
      <w:r>
        <w:t xml:space="preserve"> ses at have disse</w:t>
      </w:r>
      <w:ins w:id="39" w:author="Jesper Bruun" w:date="2022-06-12T18:56:00Z">
        <w:r w:rsidR="00D13578">
          <w:t xml:space="preserve"> fremtrædende</w:t>
        </w:r>
      </w:ins>
      <w:r>
        <w:t xml:space="preserve"> nøgleord:</w:t>
      </w:r>
    </w:p>
    <w:p w14:paraId="59E6FD0D" w14:textId="77777777" w:rsidR="009D1891" w:rsidRPr="00E16F74" w:rsidRDefault="009D1891" w:rsidP="00503923">
      <w:pPr>
        <w:pStyle w:val="ListParagraph"/>
        <w:numPr>
          <w:ilvl w:val="0"/>
          <w:numId w:val="20"/>
        </w:numPr>
      </w:pPr>
      <w:r w:rsidRPr="00485FFF">
        <w:t>Problemløsning</w:t>
      </w:r>
    </w:p>
    <w:p w14:paraId="0D86B8DD" w14:textId="77777777" w:rsidR="009D1891" w:rsidRPr="00E16F74" w:rsidRDefault="009D1891" w:rsidP="00503923">
      <w:pPr>
        <w:pStyle w:val="ListParagraph"/>
        <w:numPr>
          <w:ilvl w:val="0"/>
          <w:numId w:val="20"/>
        </w:numPr>
      </w:pPr>
      <w:r w:rsidRPr="00485FFF">
        <w:t>Samarbejde</w:t>
      </w:r>
    </w:p>
    <w:p w14:paraId="046EA14C" w14:textId="77777777" w:rsidR="009D1891" w:rsidRPr="00E16F74" w:rsidRDefault="009D1891" w:rsidP="00503923">
      <w:pPr>
        <w:pStyle w:val="ListParagraph"/>
        <w:numPr>
          <w:ilvl w:val="0"/>
          <w:numId w:val="20"/>
        </w:numPr>
      </w:pPr>
      <w:r w:rsidRPr="00485FFF">
        <w:t>Mulighed for handling</w:t>
      </w:r>
    </w:p>
    <w:p w14:paraId="232E9E21" w14:textId="77777777" w:rsidR="009D1891" w:rsidRPr="00E16F74" w:rsidRDefault="009D1891" w:rsidP="00503923">
      <w:pPr>
        <w:pStyle w:val="ListParagraph"/>
        <w:numPr>
          <w:ilvl w:val="0"/>
          <w:numId w:val="20"/>
        </w:numPr>
      </w:pPr>
      <w:r w:rsidRPr="00485FFF">
        <w:t>Domænespecifik (Naturfag)</w:t>
      </w:r>
    </w:p>
    <w:p w14:paraId="4E751055" w14:textId="77777777" w:rsidR="009D1891" w:rsidRPr="00E16F74" w:rsidRDefault="009D1891" w:rsidP="00503923">
      <w:pPr>
        <w:pStyle w:val="ListParagraph"/>
        <w:numPr>
          <w:ilvl w:val="0"/>
          <w:numId w:val="20"/>
        </w:numPr>
      </w:pPr>
      <w:r w:rsidRPr="00485FFF">
        <w:t>Refleksiv</w:t>
      </w:r>
    </w:p>
    <w:p w14:paraId="7C007D7E" w14:textId="77777777" w:rsidR="009D1891" w:rsidRPr="00E16F74" w:rsidRDefault="009D1891" w:rsidP="00503923">
      <w:pPr>
        <w:pStyle w:val="ListParagraph"/>
        <w:numPr>
          <w:ilvl w:val="0"/>
          <w:numId w:val="20"/>
        </w:numPr>
      </w:pPr>
      <w:r w:rsidRPr="00485FFF">
        <w:t>Evne</w:t>
      </w:r>
    </w:p>
    <w:p w14:paraId="39DB4B34" w14:textId="77777777" w:rsidR="009D1891" w:rsidRPr="00E16F74" w:rsidRDefault="009D1891" w:rsidP="00503923">
      <w:pPr>
        <w:pStyle w:val="ListParagraph"/>
        <w:numPr>
          <w:ilvl w:val="0"/>
          <w:numId w:val="20"/>
        </w:numPr>
      </w:pPr>
      <w:r w:rsidRPr="00485FFF">
        <w:t xml:space="preserve">Viden og færdigheder </w:t>
      </w:r>
    </w:p>
    <w:p w14:paraId="2CE0CA41" w14:textId="60E00B4B" w:rsidR="009D1891" w:rsidRDefault="009D1891" w:rsidP="00503923">
      <w:pPr>
        <w:pStyle w:val="ListParagraph"/>
        <w:numPr>
          <w:ilvl w:val="0"/>
          <w:numId w:val="20"/>
        </w:numPr>
      </w:pPr>
      <w:r w:rsidRPr="00485FFF">
        <w:t>Udfordringer</w:t>
      </w:r>
    </w:p>
    <w:p w14:paraId="0E1E1C62" w14:textId="77777777" w:rsidR="00BE1BAD" w:rsidRPr="00485FFF" w:rsidRDefault="00BE1BAD" w:rsidP="00BE1BAD">
      <w:pPr>
        <w:pStyle w:val="ListParagraph"/>
      </w:pPr>
    </w:p>
    <w:p w14:paraId="46BBFA93" w14:textId="04E81844" w:rsidR="009D1891" w:rsidRDefault="009D1891" w:rsidP="00503923">
      <w:r>
        <w:t xml:space="preserve">Herudfra kan man sammenfatte en </w:t>
      </w:r>
      <w:r w:rsidR="00164C6E">
        <w:t xml:space="preserve">beskrivelse af </w:t>
      </w:r>
      <w:r>
        <w:t xml:space="preserve">kompetenceorienteret </w:t>
      </w:r>
      <w:r w:rsidR="00AF5EA0">
        <w:t>naturfags</w:t>
      </w:r>
      <w:r>
        <w:t xml:space="preserve">undervisning </w:t>
      </w:r>
      <w:r w:rsidR="00164C6E" w:rsidDel="00164C6E">
        <w:t xml:space="preserve"> </w:t>
      </w:r>
      <w:r>
        <w:t xml:space="preserve"> som kunne være:</w:t>
      </w:r>
    </w:p>
    <w:p w14:paraId="3488C6E0" w14:textId="780D6BC4" w:rsidR="009D1891" w:rsidRDefault="009D1891" w:rsidP="00503923">
      <w:r>
        <w:t xml:space="preserve">En kompetenceorienteret </w:t>
      </w:r>
      <w:r w:rsidR="003E13C6">
        <w:t>naturfagsu</w:t>
      </w:r>
      <w:r>
        <w:t xml:space="preserve">ndervisning indebærer </w:t>
      </w:r>
      <w:r w:rsidRPr="00CE56FA">
        <w:rPr>
          <w:i/>
        </w:rPr>
        <w:t>samarbejde</w:t>
      </w:r>
      <w:r>
        <w:t xml:space="preserve"> om</w:t>
      </w:r>
      <w:r w:rsidRPr="00CE56FA">
        <w:rPr>
          <w:i/>
        </w:rPr>
        <w:t xml:space="preserve"> problemer</w:t>
      </w:r>
      <w:r>
        <w:t xml:space="preserve"> eller </w:t>
      </w:r>
      <w:r w:rsidRPr="00CE56FA">
        <w:rPr>
          <w:i/>
        </w:rPr>
        <w:t>udfordringer, som eleverne skal finde løsninger på.</w:t>
      </w:r>
      <w:r>
        <w:t xml:space="preserve"> E</w:t>
      </w:r>
      <w:r w:rsidRPr="00485FFF">
        <w:t xml:space="preserve">leverne skal have </w:t>
      </w:r>
      <w:r w:rsidRPr="00CE56FA">
        <w:rPr>
          <w:i/>
        </w:rPr>
        <w:t>mulighed for at handle og reflektere</w:t>
      </w:r>
      <w:r w:rsidRPr="00485FFF">
        <w:t xml:space="preserve"> undervejs </w:t>
      </w:r>
      <w:r>
        <w:t xml:space="preserve">i processen, og de skal </w:t>
      </w:r>
      <w:r w:rsidRPr="00CE56FA">
        <w:rPr>
          <w:i/>
        </w:rPr>
        <w:t>trække på naturfaglig viden og færdigheder.</w:t>
      </w:r>
    </w:p>
    <w:p w14:paraId="7E42414F" w14:textId="77777777" w:rsidR="009D1891" w:rsidRDefault="009D1891" w:rsidP="00503923"/>
    <w:p w14:paraId="4ED06DE8" w14:textId="25ECDFE5" w:rsidR="009D1891" w:rsidRDefault="009D1891" w:rsidP="00503923">
      <w:r>
        <w:t>Det lingvistiske netværk er en effektiv, men teknisk ressourcekrævende metode til at få overblik over et komplekst felt, og det er vist her for at illustrere nogle muligheder der</w:t>
      </w:r>
      <w:r w:rsidR="00164C6E">
        <w:t xml:space="preserve"> nok</w:t>
      </w:r>
      <w:r>
        <w:t xml:space="preserve"> for </w:t>
      </w:r>
      <w:r w:rsidR="00164C6E">
        <w:t>nogle</w:t>
      </w:r>
      <w:r>
        <w:t xml:space="preserve"> vil kræve </w:t>
      </w:r>
      <w:r w:rsidR="00164C6E">
        <w:t>tilkøb af assistance til gennemførelse af</w:t>
      </w:r>
      <w:r>
        <w:t>.</w:t>
      </w:r>
    </w:p>
    <w:p w14:paraId="2D154103" w14:textId="77777777" w:rsidR="009D1891" w:rsidRDefault="009D1891" w:rsidP="00503923"/>
    <w:p w14:paraId="236BE0DD" w14:textId="77777777" w:rsidR="009D1891" w:rsidRPr="00B603DD" w:rsidRDefault="009D1891" w:rsidP="00BE1BAD">
      <w:pPr>
        <w:pStyle w:val="2Overskrift2Udennummer"/>
      </w:pPr>
      <w:bookmarkStart w:id="40" w:name="_Toc100833493"/>
      <w:r w:rsidRPr="00B603DD">
        <w:t>Rammeværket indkredses og første version udarbejdes</w:t>
      </w:r>
      <w:bookmarkEnd w:id="40"/>
    </w:p>
    <w:p w14:paraId="7C9E50C7" w14:textId="77777777" w:rsidR="009D1891" w:rsidRDefault="009D1891" w:rsidP="00503923">
      <w:r>
        <w:t xml:space="preserve">Alt efter valg af metode samles de vigtigste tekster og centrale begreber, eller man mødes med centrale eksperter inden for feltet og sammenhænge ridses op, fx i form af et ekspertseminar. Man kan også skabe sig et indledende overblik gennem et </w:t>
      </w:r>
      <w:proofErr w:type="spellStart"/>
      <w:r>
        <w:t>scoping</w:t>
      </w:r>
      <w:proofErr w:type="spellEnd"/>
      <w:r>
        <w:t xml:space="preserve"> </w:t>
      </w:r>
      <w:proofErr w:type="spellStart"/>
      <w:r>
        <w:t>review</w:t>
      </w:r>
      <w:proofErr w:type="spellEnd"/>
      <w:r>
        <w:t xml:space="preserve"> og/eller et relativt simpelt grafisk overblik.</w:t>
      </w:r>
    </w:p>
    <w:p w14:paraId="608DE1F8" w14:textId="77777777" w:rsidR="009D1891" w:rsidRDefault="009D1891" w:rsidP="00503923">
      <w:r>
        <w:t xml:space="preserve">Den første tekst skrives og de første grafiske repræsentationer udformes, begge dele </w:t>
      </w:r>
      <w:r w:rsidRPr="00A84628">
        <w:t xml:space="preserve">med fokus </w:t>
      </w:r>
      <w:r>
        <w:t xml:space="preserve">på </w:t>
      </w:r>
      <w:r w:rsidRPr="00A84628">
        <w:t>at skabe intern kohærens, så eksempler og hovedpointer hænger sammen.</w:t>
      </w:r>
    </w:p>
    <w:p w14:paraId="3E22D4B7" w14:textId="77777777" w:rsidR="009D1891" w:rsidRDefault="009D1891" w:rsidP="00503923"/>
    <w:p w14:paraId="5947405A" w14:textId="77777777" w:rsidR="009D1891" w:rsidRPr="00B603DD" w:rsidRDefault="009D1891" w:rsidP="00BE1BAD">
      <w:pPr>
        <w:pStyle w:val="2Overskrift2Udennummer"/>
      </w:pPr>
      <w:bookmarkStart w:id="41" w:name="_Toc100833494"/>
      <w:r w:rsidRPr="00B603DD">
        <w:t>Feedback fra centrale aktører</w:t>
      </w:r>
      <w:bookmarkEnd w:id="41"/>
    </w:p>
    <w:p w14:paraId="1D7CAEAA" w14:textId="343390CD" w:rsidR="009D1891" w:rsidRDefault="009D1891" w:rsidP="00503923">
      <w:r>
        <w:t>Det er vigtigt af hensyn til såvel kvalitet som legitimitet at de, der skal bruge rammeværket, har mulighed for at give feedback på det udarbejdede rammeværk. Her kan man med fordel spørge nogle centrale, erfarne potentielle brugere.</w:t>
      </w:r>
    </w:p>
    <w:p w14:paraId="3946E0F7" w14:textId="77777777" w:rsidR="00BE1BAD" w:rsidRDefault="00BE1BAD" w:rsidP="00503923"/>
    <w:p w14:paraId="53456DCC" w14:textId="6F312B0F" w:rsidR="009D1891" w:rsidRDefault="009D1891" w:rsidP="00503923">
      <w:r w:rsidRPr="008C0251">
        <w:t xml:space="preserve">Denne drøftelse af rammeværket kan gøres på forskellig vis, enten gennem dialog med potentielle brugere enkeltvis eller en gruppe af disse som et fokusgruppeinterview. Man kan vælge at sende rammeværket til samtalepartnerne, så de kan forberede sig, </w:t>
      </w:r>
      <w:r>
        <w:t xml:space="preserve">og </w:t>
      </w:r>
      <w:r w:rsidRPr="008C0251">
        <w:t>hvis m</w:t>
      </w:r>
      <w:r>
        <w:t>an</w:t>
      </w:r>
      <w:r w:rsidRPr="008C0251">
        <w:t xml:space="preserve"> ønsker deres mere umiddelbare </w:t>
      </w:r>
      <w:proofErr w:type="gramStart"/>
      <w:r w:rsidRPr="008C0251">
        <w:t>reaktioner</w:t>
      </w:r>
      <w:proofErr w:type="gramEnd"/>
      <w:r w:rsidRPr="008C0251">
        <w:t xml:space="preserve"> kan man mødes med dem uden at disse brugere er forberedt, og</w:t>
      </w:r>
      <w:r>
        <w:t xml:space="preserve"> </w:t>
      </w:r>
      <w:r w:rsidRPr="008C0251">
        <w:t>så præsentere de elementer af rammeværket man ønsker respons på. Muligheder for at honorere deltagere kan have indflydelse på</w:t>
      </w:r>
      <w:r>
        <w:t>,</w:t>
      </w:r>
      <w:r w:rsidRPr="008C0251">
        <w:t xml:space="preserve"> i hvor stor udstrækning man kan bede dem om at forberede noget og deltage proaktivt og forberedt. </w:t>
      </w:r>
    </w:p>
    <w:p w14:paraId="4C4DDBA7" w14:textId="77777777" w:rsidR="00BE1BAD" w:rsidRPr="008C0251" w:rsidRDefault="00BE1BAD" w:rsidP="00503923"/>
    <w:p w14:paraId="2992143C" w14:textId="04E1982C" w:rsidR="009D1891" w:rsidRDefault="009D1891" w:rsidP="00503923">
      <w:r w:rsidRPr="008C0251">
        <w:t>Denne feedback skal danne grundlag for overvejelser over kohærens</w:t>
      </w:r>
      <w:r>
        <w:t xml:space="preserve">, </w:t>
      </w:r>
      <w:r w:rsidRPr="008C0251">
        <w:t xml:space="preserve">stringens </w:t>
      </w:r>
      <w:r>
        <w:t xml:space="preserve">og anvendelighed </w:t>
      </w:r>
      <w:r w:rsidRPr="008C0251">
        <w:t>i det udarbejdede rammeværk. Kan brugerne se anvendeligheden? Giver de anvendte eksempler mening eller skal de udskiftes eller suppleres. Er de valgte centrale begreber meningsfulde for brugerne? Fungerer de grafiske fremstillinger forklarende eller vildledende?</w:t>
      </w:r>
    </w:p>
    <w:p w14:paraId="62F4FD3D" w14:textId="77777777" w:rsidR="00BE1BAD" w:rsidRPr="008C0251" w:rsidRDefault="00BE1BAD" w:rsidP="00503923"/>
    <w:p w14:paraId="641F1591" w14:textId="4BED6EB3" w:rsidR="009D1891" w:rsidRDefault="00C32704" w:rsidP="00503923">
      <w:r>
        <w:t>D</w:t>
      </w:r>
      <w:r w:rsidR="009D1891" w:rsidRPr="008C0251">
        <w:t xml:space="preserve">en modtagne feedback indarbejdes </w:t>
      </w:r>
      <w:r>
        <w:t xml:space="preserve">under hensyntagen </w:t>
      </w:r>
      <w:r w:rsidR="009D1891" w:rsidRPr="008C0251">
        <w:t>til målsætningen med rammeværket</w:t>
      </w:r>
      <w:r>
        <w:t>, og en version to udarbejdes</w:t>
      </w:r>
      <w:r w:rsidR="009D1891" w:rsidRPr="008C0251">
        <w:t>.</w:t>
      </w:r>
    </w:p>
    <w:p w14:paraId="0B06EF7C" w14:textId="77777777" w:rsidR="00BE1BAD" w:rsidRDefault="00BE1BAD" w:rsidP="00503923"/>
    <w:p w14:paraId="178B385D" w14:textId="77777777" w:rsidR="009D1891" w:rsidRPr="00B603DD" w:rsidRDefault="009D1891" w:rsidP="00BE1BAD">
      <w:pPr>
        <w:pStyle w:val="2Overskrift2Udennummer"/>
      </w:pPr>
      <w:bookmarkStart w:id="42" w:name="_Toc100833495"/>
      <w:r w:rsidRPr="00B603DD">
        <w:t>Konsensusskabelse</w:t>
      </w:r>
      <w:bookmarkEnd w:id="42"/>
    </w:p>
    <w:p w14:paraId="52FE15B6" w14:textId="77777777" w:rsidR="009D1891" w:rsidRDefault="009D1891" w:rsidP="00503923">
      <w:r w:rsidRPr="003814B1">
        <w:t xml:space="preserve">Rammeværks hensigt er at skabe overblik og afgrænsning og derigennem støtte aktører og brugere i deres arbejde indenfor feltet. Rammeværkets omsætning i praksis sker igennem en nyfortolkning af brugerne, </w:t>
      </w:r>
      <w:r>
        <w:t xml:space="preserve">og </w:t>
      </w:r>
      <w:r w:rsidRPr="003814B1">
        <w:t>rammeværkets værdi for det samlede felt afhænger af</w:t>
      </w:r>
      <w:r>
        <w:t>,</w:t>
      </w:r>
      <w:r w:rsidRPr="003814B1">
        <w:t xml:space="preserve"> i hvilken udstrækning fortolkningen af rammeværket fører til mere afklaret kommunikation mellem fagfæller om forhold i feltet eller om rammeværket fører til større divergens af feltets centrale forhold. I første tilfælde kan konsensus</w:t>
      </w:r>
      <w:r>
        <w:t>s</w:t>
      </w:r>
      <w:r w:rsidRPr="003814B1">
        <w:t>en om rammeværkets værdi føre til flere fælles indsatser, hvorimod det i det andet tilfælde kan føre til afdækning af et behov for yderligere begrebsmæssig afklaring af de centrale forhold i feltet.</w:t>
      </w:r>
    </w:p>
    <w:p w14:paraId="7893BD5B" w14:textId="3C7B7876" w:rsidR="009D1891" w:rsidRDefault="009D1891" w:rsidP="00503923">
      <w:r>
        <w:t>Det centrale er her at alle rammeværk gennem deres brug løbende diskuteres blandt brugerne. Forståelsen af de fleste rammeværk</w:t>
      </w:r>
      <w:r w:rsidR="00BE1BAD">
        <w:t>er</w:t>
      </w:r>
      <w:r>
        <w:t xml:space="preserve"> vil således udvikle sig over tid og kan føre til behov for en revision for at gøre dem tidssvarende igen.</w:t>
      </w:r>
    </w:p>
    <w:p w14:paraId="56D44EE2" w14:textId="77777777" w:rsidR="009D1891" w:rsidRDefault="009D1891" w:rsidP="00503923"/>
    <w:p w14:paraId="29E313A3" w14:textId="4D9C9DD9" w:rsidR="009D1891" w:rsidRDefault="00005433" w:rsidP="00BE1BAD">
      <w:pPr>
        <w:pStyle w:val="1Overskrift1UdenNummer"/>
      </w:pPr>
      <w:bookmarkStart w:id="43" w:name="_Toc100833496"/>
      <w:r>
        <w:lastRenderedPageBreak/>
        <w:t>rammeværket</w:t>
      </w:r>
      <w:r w:rsidR="00B27E6D">
        <w:t xml:space="preserve"> og dets brug</w:t>
      </w:r>
      <w:r>
        <w:t xml:space="preserve"> udvikler sig løbende</w:t>
      </w:r>
      <w:bookmarkEnd w:id="43"/>
    </w:p>
    <w:p w14:paraId="07751E66" w14:textId="6B192208" w:rsidR="009D1891" w:rsidRDefault="009D1891" w:rsidP="00503923">
      <w:r>
        <w:t xml:space="preserve">Et rammeværk over et givent felt skal give en </w:t>
      </w:r>
      <w:r w:rsidRPr="003814B1">
        <w:t xml:space="preserve">sammenhængende </w:t>
      </w:r>
      <w:r>
        <w:t>forståelse af de</w:t>
      </w:r>
      <w:r w:rsidRPr="003814B1">
        <w:t xml:space="preserve"> begreber og elementer, der tilsammen dækker område</w:t>
      </w:r>
      <w:r>
        <w:t>t</w:t>
      </w:r>
      <w:r w:rsidRPr="003814B1">
        <w:t xml:space="preserve">. </w:t>
      </w:r>
      <w:r>
        <w:t>Disse</w:t>
      </w:r>
      <w:r w:rsidRPr="003814B1">
        <w:t xml:space="preserve"> centrale elementer og deres indbyrdes forbindelser</w:t>
      </w:r>
      <w:r>
        <w:t xml:space="preserve"> skal etableres gennem rammeværkets konstruktion. Denne kan foregå gennem forskellige narrative processer</w:t>
      </w:r>
      <w:r w:rsidRPr="003814B1">
        <w:t xml:space="preserve">, </w:t>
      </w:r>
      <w:r>
        <w:t xml:space="preserve">og der kan med fordel tilknyttes grafiske illustrationer, således at </w:t>
      </w:r>
      <w:r w:rsidRPr="003814B1">
        <w:t>der tilsammen give</w:t>
      </w:r>
      <w:r>
        <w:t>s</w:t>
      </w:r>
      <w:r w:rsidRPr="003814B1">
        <w:t xml:space="preserve"> en </w:t>
      </w:r>
      <w:r>
        <w:t xml:space="preserve">dækkende </w:t>
      </w:r>
      <w:r w:rsidRPr="003814B1">
        <w:t>repræsentation af det givne område.</w:t>
      </w:r>
    </w:p>
    <w:p w14:paraId="3E3B7E6C" w14:textId="77777777" w:rsidR="00CE56FA" w:rsidRDefault="00CE56FA" w:rsidP="00503923"/>
    <w:p w14:paraId="331BDBCA" w14:textId="2335A8CD" w:rsidR="009D1891" w:rsidRDefault="009D1891" w:rsidP="00503923">
      <w:r>
        <w:t xml:space="preserve">Rammeværk etableres med nogle specifikke formål, der peger på forskellige krav til præcision og </w:t>
      </w:r>
      <w:r w:rsidR="00CF1D66">
        <w:t>fuldstændig</w:t>
      </w:r>
      <w:r>
        <w:t>hed. Der er forskel på om rammeværket skal udgøre en standard for feltet som planlægning af undervisning, om det skal være et validt grundlag for evaluering af praksis inden for feltet, om det skal give overblik over definitioner, didaktik og udfordringer inden for feltet, om det skal bidrage til at udvikle konsensus blandt naturfagsdidaktikere – eller helt andre grunde.</w:t>
      </w:r>
    </w:p>
    <w:p w14:paraId="0FC1D12A" w14:textId="77777777" w:rsidR="00CE56FA" w:rsidRDefault="00CE56FA" w:rsidP="00503923"/>
    <w:p w14:paraId="4ECB98B8" w14:textId="5570D4E8" w:rsidR="009D1891" w:rsidRDefault="009D1891" w:rsidP="00503923">
      <w:r>
        <w:t>Under alle omstændigheder</w:t>
      </w:r>
      <w:r w:rsidR="00005433">
        <w:t xml:space="preserve"> er rammeværket udviklet på et bestemt tidspunkt i en bestemt situation. Det skal derfor betragtes som</w:t>
      </w:r>
      <w:r>
        <w:t xml:space="preserve"> et dialogredskab, og som sådan vil det udvikle sig i takt med at det bruges og i takt med at det område, som rammeværket dækker, udvikler sig. En sådan udvikling er nødvendig, hvis rammeværket skal kunne udgøre et nyttigt arbejdsredskab og ikke størkne i et dogmatisk regelsæt. Det er op til brugerne at sikre denne udvikling.</w:t>
      </w:r>
    </w:p>
    <w:p w14:paraId="73AE977E" w14:textId="77777777" w:rsidR="009D1891" w:rsidRPr="006536A7" w:rsidRDefault="009D1891" w:rsidP="00BE1BAD">
      <w:pPr>
        <w:pStyle w:val="1Overskrift1UdenNummer"/>
      </w:pPr>
      <w:bookmarkStart w:id="44" w:name="_Toc100833497"/>
      <w:r w:rsidRPr="006536A7">
        <w:lastRenderedPageBreak/>
        <w:t>Referencer</w:t>
      </w:r>
      <w:bookmarkEnd w:id="44"/>
    </w:p>
    <w:p w14:paraId="0BF6B603" w14:textId="77777777" w:rsidR="009D1891" w:rsidRPr="00890850" w:rsidRDefault="009D1891" w:rsidP="00BE1BAD">
      <w:pPr>
        <w:ind w:left="720" w:hanging="720"/>
        <w:rPr>
          <w:lang w:val="en-US"/>
        </w:rPr>
      </w:pPr>
      <w:proofErr w:type="spellStart"/>
      <w:r w:rsidRPr="00890850">
        <w:t>Binning</w:t>
      </w:r>
      <w:proofErr w:type="spellEnd"/>
      <w:r w:rsidRPr="00890850">
        <w:t xml:space="preserve">, J. F. (2016). </w:t>
      </w:r>
      <w:r w:rsidRPr="00890850">
        <w:rPr>
          <w:lang w:val="en-US"/>
        </w:rPr>
        <w:t xml:space="preserve">Construct. </w:t>
      </w:r>
      <w:r w:rsidRPr="00890850">
        <w:rPr>
          <w:i/>
          <w:lang w:val="en-US"/>
        </w:rPr>
        <w:t>Encyclopedia Britannica</w:t>
      </w:r>
      <w:r w:rsidRPr="00890850">
        <w:rPr>
          <w:lang w:val="en-US"/>
        </w:rPr>
        <w:t xml:space="preserve">. </w:t>
      </w:r>
      <w:r w:rsidR="00D06218">
        <w:fldChar w:fldCharType="begin"/>
      </w:r>
      <w:r w:rsidR="00D06218" w:rsidRPr="00B33167">
        <w:rPr>
          <w:lang w:val="en-US"/>
          <w:rPrChange w:id="45" w:author="Jesper Bruun" w:date="2022-06-12T18:48:00Z">
            <w:rPr/>
          </w:rPrChange>
        </w:rPr>
        <w:instrText xml:space="preserve"> HYPERLINK "htt</w:instrText>
      </w:r>
      <w:r w:rsidR="00D06218" w:rsidRPr="00B33167">
        <w:rPr>
          <w:lang w:val="en-US"/>
          <w:rPrChange w:id="46" w:author="Jesper Bruun" w:date="2022-06-12T18:48:00Z">
            <w:rPr/>
          </w:rPrChange>
        </w:rPr>
        <w:instrText xml:space="preserve">ps://www.britannica.com/science/construct" </w:instrText>
      </w:r>
      <w:r w:rsidR="00D06218">
        <w:fldChar w:fldCharType="separate"/>
      </w:r>
      <w:r w:rsidRPr="00890850">
        <w:rPr>
          <w:rStyle w:val="Hyperlink"/>
          <w:rFonts w:cstheme="minorHAnsi"/>
          <w:lang w:val="en-US"/>
        </w:rPr>
        <w:t>https://www.britannica.com/science/construct</w:t>
      </w:r>
      <w:r w:rsidR="00D06218">
        <w:rPr>
          <w:rStyle w:val="Hyperlink"/>
          <w:rFonts w:cstheme="minorHAnsi"/>
          <w:lang w:val="en-US"/>
        </w:rPr>
        <w:fldChar w:fldCharType="end"/>
      </w:r>
      <w:r w:rsidRPr="00890850">
        <w:rPr>
          <w:lang w:val="en-US"/>
        </w:rPr>
        <w:t xml:space="preserve"> (Access Date: January 24, 2022)</w:t>
      </w:r>
    </w:p>
    <w:p w14:paraId="12B140AC" w14:textId="77777777" w:rsidR="009D1891" w:rsidRPr="00890850" w:rsidRDefault="009D1891" w:rsidP="00BE1BAD">
      <w:pPr>
        <w:ind w:left="720" w:hanging="720"/>
      </w:pPr>
      <w:proofErr w:type="spellStart"/>
      <w:r w:rsidRPr="00890850">
        <w:rPr>
          <w:lang w:val="en-US"/>
        </w:rPr>
        <w:t>Bruun</w:t>
      </w:r>
      <w:proofErr w:type="spellEnd"/>
      <w:r w:rsidRPr="00890850">
        <w:rPr>
          <w:lang w:val="en-US"/>
        </w:rPr>
        <w:t xml:space="preserve">, J., Dolin, J., &amp; Evans, R. (2015). At the policy-research interface: Usefulness of social network analysis in identifying and selecting key stakeholders. </w:t>
      </w:r>
      <w:r w:rsidRPr="00890850">
        <w:t>NARST 2015.</w:t>
      </w:r>
    </w:p>
    <w:p w14:paraId="350AC713" w14:textId="77777777" w:rsidR="009D1891" w:rsidRPr="00890850" w:rsidRDefault="009D1891" w:rsidP="00BE1BAD">
      <w:pPr>
        <w:ind w:left="720" w:hanging="720"/>
      </w:pPr>
      <w:proofErr w:type="spellStart"/>
      <w:r w:rsidRPr="00890850">
        <w:t>Dolin</w:t>
      </w:r>
      <w:proofErr w:type="spellEnd"/>
      <w:r w:rsidRPr="00890850">
        <w:t>, J. (2008). PISA - komparativ evaluering i storskalaformat</w:t>
      </w:r>
      <w:r w:rsidRPr="00890850">
        <w:rPr>
          <w:i/>
        </w:rPr>
        <w:t xml:space="preserve">. </w:t>
      </w:r>
      <w:r w:rsidRPr="00890850">
        <w:t xml:space="preserve">I: K. Borgnakke (red.). </w:t>
      </w:r>
      <w:r w:rsidRPr="00890850">
        <w:rPr>
          <w:i/>
        </w:rPr>
        <w:t xml:space="preserve"> Evalueringens spændingsfelter</w:t>
      </w:r>
      <w:r w:rsidRPr="00890850">
        <w:t>. Aarhus: Klim. pp. 67-99.</w:t>
      </w:r>
    </w:p>
    <w:p w14:paraId="7983ED67" w14:textId="60FF93B3" w:rsidR="009D1891" w:rsidRPr="00890850" w:rsidRDefault="009D1891" w:rsidP="00BE1BAD">
      <w:pPr>
        <w:ind w:left="720" w:hanging="720"/>
      </w:pPr>
      <w:r w:rsidRPr="00890850">
        <w:t xml:space="preserve">Krogh, L. B., </w:t>
      </w:r>
      <w:proofErr w:type="spellStart"/>
      <w:r w:rsidRPr="00890850">
        <w:t>Dolin</w:t>
      </w:r>
      <w:proofErr w:type="spellEnd"/>
      <w:r w:rsidRPr="00890850">
        <w:t xml:space="preserve">, J. og Petersen, M. R. (2022). Delphi udpeger de vigtigste udfordringer i det danske naturfagsdidaktiske felt. </w:t>
      </w:r>
      <w:r w:rsidRPr="00890850">
        <w:rPr>
          <w:i/>
        </w:rPr>
        <w:t>MONA 2022/2</w:t>
      </w:r>
      <w:r w:rsidRPr="00890850">
        <w:t xml:space="preserve">. (in </w:t>
      </w:r>
      <w:r w:rsidR="00184E1A" w:rsidRPr="00890850">
        <w:t>pr</w:t>
      </w:r>
      <w:r w:rsidR="00184E1A">
        <w:t>int</w:t>
      </w:r>
      <w:r w:rsidRPr="00890850">
        <w:t>)</w:t>
      </w:r>
    </w:p>
    <w:p w14:paraId="55378FE3" w14:textId="77777777" w:rsidR="009D1891" w:rsidRPr="00890850" w:rsidRDefault="009D1891" w:rsidP="00BE1BAD">
      <w:pPr>
        <w:ind w:left="720" w:hanging="720"/>
        <w:rPr>
          <w:lang w:val="en-US"/>
        </w:rPr>
      </w:pPr>
      <w:r w:rsidRPr="00890850">
        <w:t xml:space="preserve">Larsen, D. M., Kristensen, M. L. A., Hjort, M. F. og Seidelin, L. (2022). STEM-didaktik – et internationalt, systematisk </w:t>
      </w:r>
      <w:proofErr w:type="spellStart"/>
      <w:r w:rsidRPr="00890850">
        <w:t>review</w:t>
      </w:r>
      <w:proofErr w:type="spellEnd"/>
      <w:r w:rsidRPr="00890850">
        <w:t xml:space="preserve"> om STEM-undervisningens didaktik. </w:t>
      </w:r>
      <w:r w:rsidRPr="00890850">
        <w:rPr>
          <w:lang w:val="en-US"/>
        </w:rPr>
        <w:t xml:space="preserve">I </w:t>
      </w:r>
      <w:r w:rsidRPr="00890850">
        <w:rPr>
          <w:i/>
          <w:lang w:val="en-US"/>
        </w:rPr>
        <w:t>MONA 2022 (1)</w:t>
      </w:r>
      <w:r w:rsidRPr="00890850">
        <w:rPr>
          <w:lang w:val="en-US"/>
        </w:rPr>
        <w:t>, s. 6-22.</w:t>
      </w:r>
    </w:p>
    <w:p w14:paraId="4F97E0E3" w14:textId="77777777" w:rsidR="009D1891" w:rsidRPr="00890850" w:rsidRDefault="009D1891" w:rsidP="00BE1BAD">
      <w:pPr>
        <w:ind w:left="720" w:hanging="720"/>
        <w:rPr>
          <w:noProof/>
          <w:lang w:val="en-US"/>
        </w:rPr>
      </w:pPr>
      <w:r w:rsidRPr="00890850">
        <w:rPr>
          <w:noProof/>
          <w:lang w:val="en-US"/>
        </w:rPr>
        <w:t xml:space="preserve">MacLure, M. (2005). ‘Clarity bordering on stupidity’: where’s the quality in systematic review? </w:t>
      </w:r>
      <w:r w:rsidRPr="00890850">
        <w:rPr>
          <w:i/>
          <w:noProof/>
          <w:lang w:val="en-US"/>
        </w:rPr>
        <w:t>Journal of Education Policy, 20</w:t>
      </w:r>
      <w:r w:rsidRPr="00890850">
        <w:rPr>
          <w:noProof/>
          <w:lang w:val="en-US"/>
        </w:rPr>
        <w:t xml:space="preserve">(4), 393-416. </w:t>
      </w:r>
    </w:p>
    <w:p w14:paraId="31F68260" w14:textId="77777777" w:rsidR="009D1891" w:rsidRPr="00890850" w:rsidRDefault="009D1891" w:rsidP="00BE1BAD">
      <w:pPr>
        <w:pStyle w:val="EndNoteBibliography"/>
        <w:spacing w:after="0"/>
        <w:ind w:left="720" w:hanging="720"/>
        <w:rPr>
          <w:noProof/>
          <w:sz w:val="20"/>
        </w:rPr>
      </w:pPr>
      <w:r w:rsidRPr="00890850">
        <w:rPr>
          <w:noProof/>
          <w:sz w:val="20"/>
        </w:rPr>
        <w:t xml:space="preserve">Munn, Z., Peters, M. D., Stern, C., Tufanaru, C., McArthur, A., &amp; Aromataris, E. (2018). Systematic review or scoping review? Guidance for authors when choosing between a systematic or scoping review approach. </w:t>
      </w:r>
      <w:r w:rsidRPr="00890850">
        <w:rPr>
          <w:i/>
          <w:noProof/>
          <w:sz w:val="20"/>
        </w:rPr>
        <w:t>BMC medical research methodology, 18</w:t>
      </w:r>
      <w:r w:rsidRPr="00890850">
        <w:rPr>
          <w:noProof/>
          <w:sz w:val="20"/>
        </w:rPr>
        <w:t xml:space="preserve">(1), 1-7. </w:t>
      </w:r>
    </w:p>
    <w:p w14:paraId="6C080724" w14:textId="33DF5733" w:rsidR="00D83C4F" w:rsidRPr="0045058B" w:rsidRDefault="009D1891" w:rsidP="00BE1BAD">
      <w:pPr>
        <w:ind w:left="720" w:hanging="720"/>
        <w:rPr>
          <w:lang w:val="en-US"/>
        </w:rPr>
      </w:pPr>
      <w:r w:rsidRPr="00890850">
        <w:rPr>
          <w:lang w:val="en-US"/>
        </w:rPr>
        <w:t xml:space="preserve">National Research Council (2012). </w:t>
      </w:r>
      <w:r w:rsidRPr="00890850">
        <w:rPr>
          <w:i/>
          <w:lang w:val="en-US"/>
        </w:rPr>
        <w:t>A Framework for K-12 Science Education: Practices, Crosscutting Concepts, and Core Ideas</w:t>
      </w:r>
      <w:r w:rsidRPr="00890850">
        <w:rPr>
          <w:lang w:val="en-US"/>
        </w:rPr>
        <w:t>. Committee on a Conceptual Framework for New K-12 Science Education Standards. Board on Science Education, Division of Behavioral and Social Sciences and Education. Washington, DC: The National Academies Press.</w:t>
      </w:r>
      <w:r w:rsidR="00D83C4F">
        <w:rPr>
          <w:lang w:val="en-US"/>
        </w:rPr>
        <w:t xml:space="preserve"> </w:t>
      </w:r>
      <w:r w:rsidR="00D06218">
        <w:fldChar w:fldCharType="begin"/>
      </w:r>
      <w:r w:rsidR="00D06218" w:rsidRPr="00B33167">
        <w:rPr>
          <w:lang w:val="en-US"/>
          <w:rPrChange w:id="47" w:author="Jesper Bruun" w:date="2022-06-12T18:48:00Z">
            <w:rPr/>
          </w:rPrChange>
        </w:rPr>
        <w:instrText xml:space="preserve"> HYPERLINK "https://www.nextgenscience.org/framework-k-12-science-education" </w:instrText>
      </w:r>
      <w:r w:rsidR="00D06218">
        <w:fldChar w:fldCharType="separate"/>
      </w:r>
      <w:r w:rsidR="00D83C4F" w:rsidRPr="0045058B">
        <w:rPr>
          <w:rStyle w:val="Hyperlink"/>
          <w:lang w:val="en-US"/>
        </w:rPr>
        <w:t>https://www.nextgenscience.org/framework-k-12-science-education</w:t>
      </w:r>
      <w:r w:rsidR="00D06218">
        <w:rPr>
          <w:rStyle w:val="Hyperlink"/>
          <w:lang w:val="en-US"/>
        </w:rPr>
        <w:fldChar w:fldCharType="end"/>
      </w:r>
      <w:r w:rsidR="00D83C4F" w:rsidRPr="0045058B">
        <w:rPr>
          <w:lang w:val="en-US"/>
        </w:rPr>
        <w:t xml:space="preserve"> (</w:t>
      </w:r>
      <w:proofErr w:type="spellStart"/>
      <w:r w:rsidR="00D83C4F" w:rsidRPr="0045058B">
        <w:rPr>
          <w:lang w:val="en-US"/>
        </w:rPr>
        <w:t>tilgået</w:t>
      </w:r>
      <w:proofErr w:type="spellEnd"/>
      <w:r w:rsidR="00D83C4F" w:rsidRPr="0045058B">
        <w:rPr>
          <w:lang w:val="en-US"/>
        </w:rPr>
        <w:t xml:space="preserve"> marts</w:t>
      </w:r>
      <w:r w:rsidR="00FC2D24" w:rsidRPr="0045058B">
        <w:rPr>
          <w:lang w:val="en-US"/>
        </w:rPr>
        <w:t xml:space="preserve"> 16,</w:t>
      </w:r>
      <w:r w:rsidR="00D83C4F" w:rsidRPr="0045058B">
        <w:rPr>
          <w:lang w:val="en-US"/>
        </w:rPr>
        <w:t xml:space="preserve"> 2022)</w:t>
      </w:r>
    </w:p>
    <w:p w14:paraId="33EB8E21" w14:textId="57942780" w:rsidR="009D1891" w:rsidRPr="00890850" w:rsidRDefault="00D83C4F" w:rsidP="00BE1BAD">
      <w:pPr>
        <w:ind w:left="720" w:hanging="720"/>
        <w:rPr>
          <w:noProof/>
        </w:rPr>
      </w:pPr>
      <w:r w:rsidRPr="0045058B">
        <w:rPr>
          <w:lang w:val="en-US"/>
        </w:rPr>
        <w:t xml:space="preserve"> </w:t>
      </w:r>
      <w:r w:rsidR="009D1891" w:rsidRPr="00890850">
        <w:rPr>
          <w:noProof/>
          <w:lang w:val="en-US"/>
        </w:rPr>
        <w:t xml:space="preserve">Nielsen, J. A., Waaddegaard, N. H., Dolin, J., &amp; Bruun, J. (2017). </w:t>
      </w:r>
      <w:r w:rsidR="009D1891" w:rsidRPr="00890850">
        <w:rPr>
          <w:noProof/>
        </w:rPr>
        <w:t xml:space="preserve">Undervisning og læring i STEM. In </w:t>
      </w:r>
      <w:r w:rsidR="009D1891" w:rsidRPr="00890850">
        <w:rPr>
          <w:i/>
          <w:noProof/>
        </w:rPr>
        <w:t>Litteraturstudium til arbejdet med en national naturvidenskabsstrategi</w:t>
      </w:r>
      <w:r w:rsidR="009D1891" w:rsidRPr="00890850">
        <w:rPr>
          <w:noProof/>
        </w:rPr>
        <w:t xml:space="preserve"> (pp. 19-49): Institut for Naturfagenes Didaktik, Københavns Universitet.</w:t>
      </w:r>
    </w:p>
    <w:p w14:paraId="2437C06E" w14:textId="77777777" w:rsidR="00890850" w:rsidRPr="00890850" w:rsidRDefault="00890850" w:rsidP="00890850">
      <w:pPr>
        <w:ind w:left="720" w:hanging="720"/>
        <w:rPr>
          <w:lang w:val="en-US"/>
        </w:rPr>
      </w:pPr>
      <w:proofErr w:type="spellStart"/>
      <w:r w:rsidRPr="00890850">
        <w:t>Ropohl</w:t>
      </w:r>
      <w:proofErr w:type="spellEnd"/>
      <w:r w:rsidRPr="00890850">
        <w:t xml:space="preserve">, M., Nielsen, J.A., </w:t>
      </w:r>
      <w:proofErr w:type="spellStart"/>
      <w:r w:rsidRPr="00890850">
        <w:t>Olley</w:t>
      </w:r>
      <w:proofErr w:type="spellEnd"/>
      <w:r w:rsidRPr="00890850">
        <w:t xml:space="preserve">, C., </w:t>
      </w:r>
      <w:proofErr w:type="spellStart"/>
      <w:r w:rsidRPr="00890850">
        <w:t>Rönnbeck</w:t>
      </w:r>
      <w:proofErr w:type="spellEnd"/>
      <w:r w:rsidRPr="00890850">
        <w:t xml:space="preserve">, S. og Stables, K.: et al (2018). </w:t>
      </w:r>
      <w:r w:rsidRPr="00890850">
        <w:rPr>
          <w:lang w:val="en-US"/>
        </w:rPr>
        <w:t xml:space="preserve">The concept of competency and its relevance for science, </w:t>
      </w:r>
      <w:proofErr w:type="gramStart"/>
      <w:r w:rsidRPr="00890850">
        <w:rPr>
          <w:lang w:val="en-US"/>
        </w:rPr>
        <w:t>technology</w:t>
      </w:r>
      <w:proofErr w:type="gramEnd"/>
      <w:r w:rsidRPr="00890850">
        <w:rPr>
          <w:lang w:val="en-US"/>
        </w:rPr>
        <w:t xml:space="preserve"> and mathematics education. </w:t>
      </w:r>
      <w:r w:rsidRPr="00C45462">
        <w:rPr>
          <w:lang w:val="en-US"/>
        </w:rPr>
        <w:t xml:space="preserve">I </w:t>
      </w:r>
      <w:proofErr w:type="gramStart"/>
      <w:r w:rsidRPr="00C45462">
        <w:rPr>
          <w:i/>
          <w:lang w:val="en-US"/>
        </w:rPr>
        <w:t>Transforming</w:t>
      </w:r>
      <w:proofErr w:type="gramEnd"/>
      <w:r w:rsidRPr="00C45462">
        <w:rPr>
          <w:i/>
          <w:lang w:val="en-US"/>
        </w:rPr>
        <w:t xml:space="preserve"> assessment, </w:t>
      </w:r>
      <w:r w:rsidRPr="00C45462">
        <w:rPr>
          <w:lang w:val="en-US"/>
        </w:rPr>
        <w:t xml:space="preserve">(red. Dolin, J. </w:t>
      </w:r>
      <w:proofErr w:type="spellStart"/>
      <w:r w:rsidRPr="00C45462">
        <w:rPr>
          <w:lang w:val="en-US"/>
        </w:rPr>
        <w:t>og</w:t>
      </w:r>
      <w:proofErr w:type="spellEnd"/>
      <w:r w:rsidRPr="00C45462">
        <w:rPr>
          <w:lang w:val="en-US"/>
        </w:rPr>
        <w:t xml:space="preserve"> Evans, B.), Cham: Springer, ISBN: 978-3-319-87508-8.</w:t>
      </w:r>
    </w:p>
    <w:p w14:paraId="6EB85EC1" w14:textId="77777777" w:rsidR="009D1891" w:rsidRPr="00890850" w:rsidRDefault="009D1891" w:rsidP="00BE1BAD">
      <w:pPr>
        <w:ind w:left="720" w:hanging="720"/>
        <w:rPr>
          <w:lang w:val="en-US"/>
        </w:rPr>
      </w:pPr>
      <w:r w:rsidRPr="00890850">
        <w:rPr>
          <w:lang w:val="en-US"/>
        </w:rPr>
        <w:t xml:space="preserve">OECD (2007). </w:t>
      </w:r>
      <w:r w:rsidRPr="00890850">
        <w:rPr>
          <w:i/>
          <w:lang w:val="en-US"/>
        </w:rPr>
        <w:t>PISA 2006. Science Competencies for Tomorrow’s World. Volume 1 – Analysis</w:t>
      </w:r>
      <w:r w:rsidRPr="00890850">
        <w:rPr>
          <w:lang w:val="en-US"/>
        </w:rPr>
        <w:t xml:space="preserve">. Paris: OECD. </w:t>
      </w:r>
      <w:r w:rsidR="00D06218">
        <w:fldChar w:fldCharType="begin"/>
      </w:r>
      <w:r w:rsidR="00D06218" w:rsidRPr="00B33167">
        <w:rPr>
          <w:lang w:val="en-US"/>
          <w:rPrChange w:id="48" w:author="Jesper Bruun" w:date="2022-06-12T18:48:00Z">
            <w:rPr/>
          </w:rPrChange>
        </w:rPr>
        <w:instrText xml:space="preserve"> HYPERLINK "https://www.oecd-ilibrary.org/education/pisa-2006_9789264040014-en" </w:instrText>
      </w:r>
      <w:r w:rsidR="00D06218">
        <w:fldChar w:fldCharType="separate"/>
      </w:r>
      <w:r w:rsidRPr="00890850">
        <w:rPr>
          <w:rStyle w:val="Hyperlink"/>
          <w:lang w:val="en-US"/>
        </w:rPr>
        <w:t>https://www.oecd-ilibrary.org/education/pisa-2006_9789264040014-en</w:t>
      </w:r>
      <w:r w:rsidR="00D06218">
        <w:rPr>
          <w:rStyle w:val="Hyperlink"/>
          <w:lang w:val="en-US"/>
        </w:rPr>
        <w:fldChar w:fldCharType="end"/>
      </w:r>
      <w:r w:rsidRPr="00890850">
        <w:rPr>
          <w:lang w:val="en-US"/>
        </w:rPr>
        <w:t xml:space="preserve"> (Access date: March 16, 2022).</w:t>
      </w:r>
    </w:p>
    <w:p w14:paraId="3217F8FE" w14:textId="77777777" w:rsidR="009D1891" w:rsidRPr="00890850" w:rsidRDefault="009D1891" w:rsidP="00BE1BAD">
      <w:pPr>
        <w:ind w:left="720" w:hanging="720"/>
        <w:rPr>
          <w:noProof/>
          <w:lang w:val="en-US"/>
        </w:rPr>
      </w:pPr>
      <w:r w:rsidRPr="00890850">
        <w:rPr>
          <w:noProof/>
          <w:lang w:val="en-US"/>
        </w:rPr>
        <w:t xml:space="preserve">Osborne, J., Collins, S., Ratcliffe, M., Millar, R., &amp; Duschl, R. (2003). What “ideas-about-science” should be taught in school science? - A Delphi study of the expert community. </w:t>
      </w:r>
      <w:r w:rsidRPr="00890850">
        <w:rPr>
          <w:i/>
          <w:iCs/>
          <w:noProof/>
          <w:lang w:val="en-US"/>
        </w:rPr>
        <w:t>Journal of Research in Science Teaching</w:t>
      </w:r>
      <w:r w:rsidRPr="00890850">
        <w:rPr>
          <w:noProof/>
          <w:lang w:val="en-US"/>
        </w:rPr>
        <w:t xml:space="preserve">, </w:t>
      </w:r>
      <w:r w:rsidRPr="00890850">
        <w:rPr>
          <w:i/>
          <w:iCs/>
          <w:noProof/>
          <w:lang w:val="en-US"/>
        </w:rPr>
        <w:t>40</w:t>
      </w:r>
      <w:r w:rsidRPr="00890850">
        <w:rPr>
          <w:noProof/>
          <w:lang w:val="en-US"/>
        </w:rPr>
        <w:t>(7), 692–720.</w:t>
      </w:r>
    </w:p>
    <w:p w14:paraId="5CB7EAE2" w14:textId="77777777" w:rsidR="009D1891" w:rsidRPr="00890850" w:rsidRDefault="009D1891" w:rsidP="00BE1BAD">
      <w:pPr>
        <w:pStyle w:val="EndNoteBibliography"/>
        <w:spacing w:after="0"/>
        <w:ind w:left="720" w:hanging="720"/>
        <w:rPr>
          <w:noProof/>
          <w:sz w:val="20"/>
        </w:rPr>
      </w:pPr>
      <w:r w:rsidRPr="00890850">
        <w:rPr>
          <w:noProof/>
          <w:sz w:val="20"/>
        </w:rPr>
        <w:t xml:space="preserve">Peters, M. D., Godfrey, C., McInerney, P., Munn, Z., Tricco, A. C., &amp; Khalil, H. (2020). Chapter 11: scoping reviews (2020 version). </w:t>
      </w:r>
      <w:r w:rsidRPr="00890850">
        <w:rPr>
          <w:i/>
          <w:noProof/>
          <w:sz w:val="20"/>
        </w:rPr>
        <w:t>JBI manual for evidence synthesis, JBI, 2020</w:t>
      </w:r>
      <w:r w:rsidRPr="00890850">
        <w:rPr>
          <w:noProof/>
          <w:sz w:val="20"/>
        </w:rPr>
        <w:t xml:space="preserve">. </w:t>
      </w:r>
    </w:p>
    <w:p w14:paraId="16BACC4D" w14:textId="77777777" w:rsidR="009D1891" w:rsidRPr="00890850" w:rsidRDefault="009D1891" w:rsidP="00BE1BAD">
      <w:pPr>
        <w:ind w:left="720" w:hanging="720"/>
        <w:rPr>
          <w:lang w:val="en-US"/>
        </w:rPr>
      </w:pPr>
      <w:proofErr w:type="spellStart"/>
      <w:r w:rsidRPr="00890850">
        <w:rPr>
          <w:lang w:val="en-US"/>
        </w:rPr>
        <w:t>Petticrew</w:t>
      </w:r>
      <w:proofErr w:type="spellEnd"/>
      <w:r w:rsidRPr="00890850">
        <w:rPr>
          <w:lang w:val="en-US"/>
        </w:rPr>
        <w:t>, M. &amp; Roberts, H. (2008). Systematic reviews in the social sciences: A practical guide. John Wiley &amp; Sons.</w:t>
      </w:r>
    </w:p>
    <w:p w14:paraId="173C648A" w14:textId="77777777" w:rsidR="009D1891" w:rsidRPr="00890850" w:rsidRDefault="009D1891" w:rsidP="00BE1BAD">
      <w:pPr>
        <w:ind w:left="720" w:hanging="720"/>
        <w:rPr>
          <w:lang w:val="en-US"/>
        </w:rPr>
      </w:pPr>
      <w:r w:rsidRPr="00890850">
        <w:rPr>
          <w:lang w:val="en-US"/>
        </w:rPr>
        <w:t xml:space="preserve">Scott, J., &amp; Carrington, P. J. (2011). </w:t>
      </w:r>
      <w:r w:rsidRPr="00890850">
        <w:rPr>
          <w:i/>
          <w:iCs/>
          <w:lang w:val="en-US"/>
        </w:rPr>
        <w:t>The SAGE handbook of social network analysis</w:t>
      </w:r>
      <w:r w:rsidRPr="00890850">
        <w:rPr>
          <w:lang w:val="en-US"/>
        </w:rPr>
        <w:t>. Los Angeles: SAGE.</w:t>
      </w:r>
      <w:r w:rsidRPr="00890850">
        <w:fldChar w:fldCharType="begin"/>
      </w:r>
      <w:r w:rsidRPr="00890850">
        <w:rPr>
          <w:lang w:val="en-US"/>
        </w:rPr>
        <w:instrText xml:space="preserve"> ADDIN EN.REFLIST </w:instrText>
      </w:r>
      <w:r w:rsidRPr="00890850">
        <w:fldChar w:fldCharType="separate"/>
      </w:r>
    </w:p>
    <w:p w14:paraId="02E9CF50" w14:textId="77777777" w:rsidR="009D1891" w:rsidRPr="00890850" w:rsidRDefault="009D1891" w:rsidP="00BE1BAD">
      <w:pPr>
        <w:pStyle w:val="EndNoteBibliography"/>
        <w:spacing w:after="0"/>
        <w:ind w:left="720" w:hanging="720"/>
        <w:rPr>
          <w:noProof/>
          <w:sz w:val="20"/>
        </w:rPr>
      </w:pPr>
      <w:r w:rsidRPr="00890850">
        <w:rPr>
          <w:noProof/>
          <w:sz w:val="20"/>
        </w:rPr>
        <w:t xml:space="preserve">Sjöström , J., Frerichs, N., Zuin, V. G. &amp; Eilks, I. (2017). Use of the concept of </w:t>
      </w:r>
      <w:r w:rsidRPr="00890850">
        <w:rPr>
          <w:i/>
          <w:noProof/>
          <w:sz w:val="20"/>
        </w:rPr>
        <w:t>Bildung</w:t>
      </w:r>
      <w:r w:rsidRPr="00890850">
        <w:rPr>
          <w:noProof/>
          <w:sz w:val="20"/>
        </w:rPr>
        <w:t xml:space="preserve"> in the international science education literature, its potential, and implications for teaching and learning. </w:t>
      </w:r>
      <w:r w:rsidRPr="00890850">
        <w:rPr>
          <w:i/>
          <w:noProof/>
          <w:sz w:val="20"/>
        </w:rPr>
        <w:t>Studies in Science Education</w:t>
      </w:r>
      <w:r w:rsidRPr="00890850">
        <w:rPr>
          <w:noProof/>
          <w:sz w:val="20"/>
        </w:rPr>
        <w:t>, 53:2, 165-192. DOI: 10.1080/03057267.2017.1384649</w:t>
      </w:r>
    </w:p>
    <w:p w14:paraId="5EC2E6FC" w14:textId="77777777" w:rsidR="009D1891" w:rsidRPr="00890850" w:rsidRDefault="009D1891" w:rsidP="00BE1BAD">
      <w:pPr>
        <w:pStyle w:val="EndNoteBibliography"/>
        <w:spacing w:after="0"/>
        <w:ind w:left="720" w:hanging="720"/>
        <w:rPr>
          <w:noProof/>
          <w:sz w:val="20"/>
        </w:rPr>
      </w:pPr>
      <w:r w:rsidRPr="00890850">
        <w:rPr>
          <w:noProof/>
          <w:sz w:val="20"/>
        </w:rPr>
        <w:t xml:space="preserve">Webster, J., &amp; Watson, R. T. (2002). Analyzing the past to prepare for the future: Writing a literature review. </w:t>
      </w:r>
      <w:r w:rsidRPr="00890850">
        <w:rPr>
          <w:i/>
          <w:noProof/>
          <w:sz w:val="20"/>
        </w:rPr>
        <w:t>MIS quarterly</w:t>
      </w:r>
      <w:r w:rsidRPr="00890850">
        <w:rPr>
          <w:noProof/>
          <w:sz w:val="20"/>
        </w:rPr>
        <w:t xml:space="preserve">, xiii-xxiii. </w:t>
      </w:r>
    </w:p>
    <w:p w14:paraId="762430DB" w14:textId="77777777" w:rsidR="009D1891" w:rsidRPr="00890850" w:rsidRDefault="009D1891" w:rsidP="00BE1BAD">
      <w:pPr>
        <w:ind w:left="720" w:hanging="720"/>
      </w:pPr>
      <w:r w:rsidRPr="00890850">
        <w:fldChar w:fldCharType="end"/>
      </w:r>
    </w:p>
    <w:p w14:paraId="5CEE77CE" w14:textId="77777777" w:rsidR="00937DA5" w:rsidRPr="00374334" w:rsidRDefault="00937DA5" w:rsidP="00503923"/>
    <w:sectPr w:rsidR="00937DA5" w:rsidRPr="00374334" w:rsidSect="00E71BD9">
      <w:headerReference w:type="default" r:id="rId29"/>
      <w:footerReference w:type="default" r:id="rId30"/>
      <w:headerReference w:type="first" r:id="rId31"/>
      <w:footerReference w:type="first" r:id="rId32"/>
      <w:pgSz w:w="11906" w:h="16838" w:code="9"/>
      <w:pgMar w:top="1701" w:right="1701" w:bottom="2552"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49A14" w14:textId="77777777" w:rsidR="00D06218" w:rsidRDefault="00D06218" w:rsidP="00503923">
      <w:r>
        <w:separator/>
      </w:r>
    </w:p>
  </w:endnote>
  <w:endnote w:type="continuationSeparator" w:id="0">
    <w:p w14:paraId="25559003" w14:textId="77777777" w:rsidR="00D06218" w:rsidRDefault="00D06218" w:rsidP="0050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Playfair Display SemiBold">
    <w:altName w:val="Calibri"/>
    <w:panose1 w:val="020B0604020202020204"/>
    <w:charset w:val="00"/>
    <w:family w:val="auto"/>
    <w:pitch w:val="variable"/>
    <w:sig w:usb0="A00002FF" w:usb1="4000207A" w:usb2="00000000" w:usb3="00000000" w:csb0="00000097" w:csb1="00000000"/>
  </w:font>
  <w:font w:name="MinionPro-Regular">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058B4" w14:textId="77777777" w:rsidR="00164C6E" w:rsidRPr="00340178" w:rsidRDefault="00164C6E" w:rsidP="00503923">
    <w:pPr>
      <w:pStyle w:val="Footer"/>
    </w:pPr>
    <w:r w:rsidRPr="00340178">
      <w:rPr>
        <w:noProof/>
        <w:lang w:val="en-US"/>
      </w:rPr>
      <w:drawing>
        <wp:anchor distT="0" distB="0" distL="114300" distR="114300" simplePos="0" relativeHeight="251659264" behindDoc="0" locked="0" layoutInCell="1" allowOverlap="1" wp14:anchorId="0443514F" wp14:editId="2592FEE5">
          <wp:simplePos x="0" y="0"/>
          <wp:positionH relativeFrom="page">
            <wp:posOffset>403786</wp:posOffset>
          </wp:positionH>
          <wp:positionV relativeFrom="page">
            <wp:posOffset>10057898</wp:posOffset>
          </wp:positionV>
          <wp:extent cx="1041477" cy="373217"/>
          <wp:effectExtent l="0" t="0" r="6350" b="8255"/>
          <wp:wrapNone/>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P_logotype_DK_Black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41477" cy="373217"/>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BA6A6" w14:textId="2D30841E" w:rsidR="00164C6E" w:rsidRPr="00522162" w:rsidRDefault="00164C6E" w:rsidP="00503923">
    <w:pPr>
      <w:pStyle w:val="Footer"/>
    </w:pPr>
  </w:p>
  <w:p w14:paraId="74F51EC5" w14:textId="77777777" w:rsidR="00164C6E" w:rsidRDefault="00164C6E" w:rsidP="005039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28574"/>
      <w:docPartObj>
        <w:docPartGallery w:val="Page Numbers (Top of Page)"/>
        <w:docPartUnique/>
      </w:docPartObj>
    </w:sdtPr>
    <w:sdtEndPr/>
    <w:sdtContent>
      <w:p w14:paraId="051A8362" w14:textId="2F1B394F" w:rsidR="00164C6E" w:rsidRPr="00522162" w:rsidRDefault="00164C6E" w:rsidP="00503923">
        <w:pPr>
          <w:pStyle w:val="Footer"/>
        </w:pPr>
        <w:r w:rsidRPr="00994F74">
          <w:t xml:space="preserve">Side </w:t>
        </w:r>
        <w:r w:rsidRPr="00994F74">
          <w:rPr>
            <w:sz w:val="24"/>
            <w:szCs w:val="24"/>
          </w:rPr>
          <w:fldChar w:fldCharType="begin"/>
        </w:r>
        <w:r w:rsidRPr="00994F74">
          <w:instrText>PAGE</w:instrText>
        </w:r>
        <w:r w:rsidRPr="00994F74">
          <w:rPr>
            <w:sz w:val="24"/>
            <w:szCs w:val="24"/>
          </w:rPr>
          <w:fldChar w:fldCharType="separate"/>
        </w:r>
        <w:r w:rsidR="0045058B">
          <w:rPr>
            <w:noProof/>
          </w:rPr>
          <w:t>6</w:t>
        </w:r>
        <w:r w:rsidRPr="00994F74">
          <w:rPr>
            <w:sz w:val="24"/>
            <w:szCs w:val="24"/>
          </w:rPr>
          <w:fldChar w:fldCharType="end"/>
        </w:r>
        <w:r w:rsidRPr="00994F74">
          <w:t xml:space="preserve"> af </w:t>
        </w:r>
        <w:r w:rsidRPr="00994F74">
          <w:rPr>
            <w:sz w:val="24"/>
            <w:szCs w:val="24"/>
          </w:rPr>
          <w:fldChar w:fldCharType="begin"/>
        </w:r>
        <w:r w:rsidRPr="00994F74">
          <w:instrText>NUMPAGES</w:instrText>
        </w:r>
        <w:r w:rsidRPr="00994F74">
          <w:rPr>
            <w:sz w:val="24"/>
            <w:szCs w:val="24"/>
          </w:rPr>
          <w:fldChar w:fldCharType="separate"/>
        </w:r>
        <w:r w:rsidR="0045058B">
          <w:rPr>
            <w:noProof/>
          </w:rPr>
          <w:t>20</w:t>
        </w:r>
        <w:r w:rsidRPr="00994F74">
          <w:rPr>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69800"/>
      <w:docPartObj>
        <w:docPartGallery w:val="Page Numbers (Top of Page)"/>
        <w:docPartUnique/>
      </w:docPartObj>
    </w:sdtPr>
    <w:sdtEndPr/>
    <w:sdtContent>
      <w:p w14:paraId="5DA3B9FD" w14:textId="77777777" w:rsidR="00164C6E" w:rsidRPr="00522162" w:rsidRDefault="00D06218" w:rsidP="00503923">
        <w:pPr>
          <w:pStyle w:val="Footer"/>
        </w:pPr>
      </w:p>
    </w:sdtContent>
  </w:sdt>
  <w:p w14:paraId="6D231418" w14:textId="77777777" w:rsidR="00164C6E" w:rsidRDefault="00164C6E" w:rsidP="005039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87516" w14:textId="77777777" w:rsidR="00D06218" w:rsidRDefault="00D06218" w:rsidP="00503923">
      <w:r>
        <w:separator/>
      </w:r>
    </w:p>
  </w:footnote>
  <w:footnote w:type="continuationSeparator" w:id="0">
    <w:p w14:paraId="3068636D" w14:textId="77777777" w:rsidR="00D06218" w:rsidRDefault="00D06218" w:rsidP="00503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3EA8" w14:textId="5FA94A6C" w:rsidR="00164C6E" w:rsidRDefault="00164C6E" w:rsidP="00503923">
    <w:pPr>
      <w:pStyle w:val="Header"/>
    </w:pPr>
    <w:r>
      <w:rPr>
        <w:noProof/>
        <w:lang w:val="en-US"/>
      </w:rPr>
      <w:drawing>
        <wp:anchor distT="0" distB="0" distL="114300" distR="114300" simplePos="0" relativeHeight="251660288" behindDoc="0" locked="0" layoutInCell="1" allowOverlap="1" wp14:anchorId="42CFAA94" wp14:editId="5CE587CE">
          <wp:simplePos x="0" y="0"/>
          <wp:positionH relativeFrom="margin">
            <wp:posOffset>8165</wp:posOffset>
          </wp:positionH>
          <wp:positionV relativeFrom="paragraph">
            <wp:posOffset>332511</wp:posOffset>
          </wp:positionV>
          <wp:extent cx="2967789" cy="428625"/>
          <wp:effectExtent l="0" t="0" r="0" b="0"/>
          <wp:wrapNone/>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pic:cNvPicPr/>
                </pic:nvPicPr>
                <pic:blipFill>
                  <a:blip r:embed="rId1">
                    <a:extLst>
                      <a:ext uri="{28A0092B-C50C-407E-A947-70E740481C1C}">
                        <a14:useLocalDpi xmlns:a14="http://schemas.microsoft.com/office/drawing/2010/main" val="0"/>
                      </a:ext>
                    </a:extLst>
                  </a:blip>
                  <a:stretch>
                    <a:fillRect/>
                  </a:stretch>
                </pic:blipFill>
                <pic:spPr>
                  <a:xfrm>
                    <a:off x="0" y="0"/>
                    <a:ext cx="2967789" cy="428625"/>
                  </a:xfrm>
                  <a:prstGeom prst="rect">
                    <a:avLst/>
                  </a:prstGeom>
                </pic:spPr>
              </pic:pic>
            </a:graphicData>
          </a:graphic>
          <wp14:sizeRelH relativeFrom="page">
            <wp14:pctWidth>0</wp14:pctWidth>
          </wp14:sizeRelH>
          <wp14:sizeRelV relativeFrom="page">
            <wp14:pctHeight>0</wp14:pctHeight>
          </wp14:sizeRelV>
        </wp:anchor>
      </w:drawing>
    </w:r>
    <w:r w:rsidRPr="00552983">
      <w:rPr>
        <w:noProof/>
        <w:lang w:val="en-US"/>
      </w:rPr>
      <mc:AlternateContent>
        <mc:Choice Requires="wps">
          <w:drawing>
            <wp:anchor distT="0" distB="0" distL="114300" distR="114300" simplePos="0" relativeHeight="251658239" behindDoc="1" locked="0" layoutInCell="1" allowOverlap="1" wp14:anchorId="0CF27C5E" wp14:editId="55D854A8">
              <wp:simplePos x="0" y="0"/>
              <wp:positionH relativeFrom="margin">
                <wp:posOffset>-584835</wp:posOffset>
              </wp:positionH>
              <wp:positionV relativeFrom="margin">
                <wp:posOffset>-2421973</wp:posOffset>
              </wp:positionV>
              <wp:extent cx="6840000" cy="9720000"/>
              <wp:effectExtent l="0" t="0" r="0" b="0"/>
              <wp:wrapNone/>
              <wp:docPr id="85" name="Rektangel 85"/>
              <wp:cNvGraphicFramePr/>
              <a:graphic xmlns:a="http://schemas.openxmlformats.org/drawingml/2006/main">
                <a:graphicData uri="http://schemas.microsoft.com/office/word/2010/wordprocessingShape">
                  <wps:wsp>
                    <wps:cNvSpPr/>
                    <wps:spPr>
                      <a:xfrm>
                        <a:off x="0" y="0"/>
                        <a:ext cx="6840000" cy="9720000"/>
                      </a:xfrm>
                      <a:prstGeom prst="rect">
                        <a:avLst/>
                      </a:prstGeom>
                      <a:solidFill>
                        <a:srgbClr val="2946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2C732" id="Rektangel 85" o:spid="_x0000_s1026" style="position:absolute;margin-left:-46.05pt;margin-top:-190.7pt;width:538.6pt;height:765.3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" fillcolor="#29462b" stroked="f">
              <w10:wrap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A0DD9" w14:textId="77777777" w:rsidR="00164C6E" w:rsidRDefault="00164C6E" w:rsidP="005039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C66DF" w14:textId="77777777" w:rsidR="00164C6E" w:rsidRDefault="00164C6E" w:rsidP="005039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A345C32"/>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08DAF05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ED35A6"/>
    <w:multiLevelType w:val="hybridMultilevel"/>
    <w:tmpl w:val="E522DA36"/>
    <w:lvl w:ilvl="0" w:tplc="04060005">
      <w:start w:val="1"/>
      <w:numFmt w:val="bullet"/>
      <w:lvlText w:val=""/>
      <w:lvlJc w:val="left"/>
      <w:pPr>
        <w:ind w:left="360" w:hanging="360"/>
      </w:pPr>
      <w:rPr>
        <w:rFonts w:ascii="Wingdings" w:hAnsi="Wingdings"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 w15:restartNumberingAfterBreak="0">
    <w:nsid w:val="248369A0"/>
    <w:multiLevelType w:val="hybridMultilevel"/>
    <w:tmpl w:val="E96EAE5C"/>
    <w:lvl w:ilvl="0" w:tplc="04060005">
      <w:start w:val="1"/>
      <w:numFmt w:val="bullet"/>
      <w:lvlText w:val=""/>
      <w:lvlJc w:val="left"/>
      <w:pPr>
        <w:ind w:left="360" w:hanging="360"/>
      </w:pPr>
      <w:rPr>
        <w:rFonts w:ascii="Wingdings" w:hAnsi="Wingdings"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 w15:restartNumberingAfterBreak="0">
    <w:nsid w:val="24D12579"/>
    <w:multiLevelType w:val="hybridMultilevel"/>
    <w:tmpl w:val="7BF4D918"/>
    <w:lvl w:ilvl="0" w:tplc="04060001">
      <w:start w:val="1"/>
      <w:numFmt w:val="bullet"/>
      <w:lvlText w:val=""/>
      <w:lvlJc w:val="left"/>
      <w:pPr>
        <w:ind w:left="581" w:hanging="360"/>
      </w:pPr>
      <w:rPr>
        <w:rFonts w:ascii="Symbol" w:hAnsi="Symbol" w:hint="default"/>
      </w:rPr>
    </w:lvl>
    <w:lvl w:ilvl="1" w:tplc="04060003" w:tentative="1">
      <w:start w:val="1"/>
      <w:numFmt w:val="bullet"/>
      <w:lvlText w:val="o"/>
      <w:lvlJc w:val="left"/>
      <w:pPr>
        <w:ind w:left="1301" w:hanging="360"/>
      </w:pPr>
      <w:rPr>
        <w:rFonts w:ascii="Courier New" w:hAnsi="Courier New" w:cs="Courier New" w:hint="default"/>
      </w:rPr>
    </w:lvl>
    <w:lvl w:ilvl="2" w:tplc="04060005" w:tentative="1">
      <w:start w:val="1"/>
      <w:numFmt w:val="bullet"/>
      <w:lvlText w:val=""/>
      <w:lvlJc w:val="left"/>
      <w:pPr>
        <w:ind w:left="2021" w:hanging="360"/>
      </w:pPr>
      <w:rPr>
        <w:rFonts w:ascii="Wingdings" w:hAnsi="Wingdings" w:hint="default"/>
      </w:rPr>
    </w:lvl>
    <w:lvl w:ilvl="3" w:tplc="04060001" w:tentative="1">
      <w:start w:val="1"/>
      <w:numFmt w:val="bullet"/>
      <w:lvlText w:val=""/>
      <w:lvlJc w:val="left"/>
      <w:pPr>
        <w:ind w:left="2741" w:hanging="360"/>
      </w:pPr>
      <w:rPr>
        <w:rFonts w:ascii="Symbol" w:hAnsi="Symbol" w:hint="default"/>
      </w:rPr>
    </w:lvl>
    <w:lvl w:ilvl="4" w:tplc="04060003" w:tentative="1">
      <w:start w:val="1"/>
      <w:numFmt w:val="bullet"/>
      <w:lvlText w:val="o"/>
      <w:lvlJc w:val="left"/>
      <w:pPr>
        <w:ind w:left="3461" w:hanging="360"/>
      </w:pPr>
      <w:rPr>
        <w:rFonts w:ascii="Courier New" w:hAnsi="Courier New" w:cs="Courier New" w:hint="default"/>
      </w:rPr>
    </w:lvl>
    <w:lvl w:ilvl="5" w:tplc="04060005" w:tentative="1">
      <w:start w:val="1"/>
      <w:numFmt w:val="bullet"/>
      <w:lvlText w:val=""/>
      <w:lvlJc w:val="left"/>
      <w:pPr>
        <w:ind w:left="4181" w:hanging="360"/>
      </w:pPr>
      <w:rPr>
        <w:rFonts w:ascii="Wingdings" w:hAnsi="Wingdings" w:hint="default"/>
      </w:rPr>
    </w:lvl>
    <w:lvl w:ilvl="6" w:tplc="04060001" w:tentative="1">
      <w:start w:val="1"/>
      <w:numFmt w:val="bullet"/>
      <w:lvlText w:val=""/>
      <w:lvlJc w:val="left"/>
      <w:pPr>
        <w:ind w:left="4901" w:hanging="360"/>
      </w:pPr>
      <w:rPr>
        <w:rFonts w:ascii="Symbol" w:hAnsi="Symbol" w:hint="default"/>
      </w:rPr>
    </w:lvl>
    <w:lvl w:ilvl="7" w:tplc="04060003" w:tentative="1">
      <w:start w:val="1"/>
      <w:numFmt w:val="bullet"/>
      <w:lvlText w:val="o"/>
      <w:lvlJc w:val="left"/>
      <w:pPr>
        <w:ind w:left="5621" w:hanging="360"/>
      </w:pPr>
      <w:rPr>
        <w:rFonts w:ascii="Courier New" w:hAnsi="Courier New" w:cs="Courier New" w:hint="default"/>
      </w:rPr>
    </w:lvl>
    <w:lvl w:ilvl="8" w:tplc="04060005" w:tentative="1">
      <w:start w:val="1"/>
      <w:numFmt w:val="bullet"/>
      <w:lvlText w:val=""/>
      <w:lvlJc w:val="left"/>
      <w:pPr>
        <w:ind w:left="6341" w:hanging="360"/>
      </w:pPr>
      <w:rPr>
        <w:rFonts w:ascii="Wingdings" w:hAnsi="Wingdings" w:hint="default"/>
      </w:rPr>
    </w:lvl>
  </w:abstractNum>
  <w:abstractNum w:abstractNumId="5" w15:restartNumberingAfterBreak="0">
    <w:nsid w:val="29322FFC"/>
    <w:multiLevelType w:val="multilevel"/>
    <w:tmpl w:val="30A8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615550"/>
    <w:multiLevelType w:val="multilevel"/>
    <w:tmpl w:val="6FBE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B07E9"/>
    <w:multiLevelType w:val="hybridMultilevel"/>
    <w:tmpl w:val="AF44316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617536A"/>
    <w:multiLevelType w:val="hybridMultilevel"/>
    <w:tmpl w:val="AF44316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7E928A0"/>
    <w:multiLevelType w:val="multilevel"/>
    <w:tmpl w:val="3E801A7E"/>
    <w:lvl w:ilvl="0">
      <w:start w:val="1"/>
      <w:numFmt w:val="decimal"/>
      <w:pStyle w:val="ListNumber"/>
      <w:lvlText w:val="%1."/>
      <w:lvlJc w:val="left"/>
      <w:pPr>
        <w:ind w:left="221" w:hanging="221"/>
      </w:pPr>
      <w:rPr>
        <w:rFonts w:hint="default"/>
      </w:rPr>
    </w:lvl>
    <w:lvl w:ilvl="1">
      <w:start w:val="1"/>
      <w:numFmt w:val="decimal"/>
      <w:lvlText w:val="%1.%2."/>
      <w:lvlJc w:val="left"/>
      <w:pPr>
        <w:ind w:left="792" w:hanging="57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B4758D6"/>
    <w:multiLevelType w:val="hybridMultilevel"/>
    <w:tmpl w:val="CB18D27A"/>
    <w:lvl w:ilvl="0" w:tplc="31723B4C">
      <w:start w:val="1"/>
      <w:numFmt w:val="bullet"/>
      <w:lvlText w:val="•"/>
      <w:lvlJc w:val="left"/>
      <w:pPr>
        <w:tabs>
          <w:tab w:val="num" w:pos="720"/>
        </w:tabs>
        <w:ind w:left="720" w:hanging="360"/>
      </w:pPr>
      <w:rPr>
        <w:rFonts w:ascii="Arial" w:hAnsi="Arial" w:hint="default"/>
      </w:rPr>
    </w:lvl>
    <w:lvl w:ilvl="1" w:tplc="60F6198E" w:tentative="1">
      <w:start w:val="1"/>
      <w:numFmt w:val="bullet"/>
      <w:lvlText w:val="•"/>
      <w:lvlJc w:val="left"/>
      <w:pPr>
        <w:tabs>
          <w:tab w:val="num" w:pos="1440"/>
        </w:tabs>
        <w:ind w:left="1440" w:hanging="360"/>
      </w:pPr>
      <w:rPr>
        <w:rFonts w:ascii="Arial" w:hAnsi="Arial" w:hint="default"/>
      </w:rPr>
    </w:lvl>
    <w:lvl w:ilvl="2" w:tplc="BBF4125E" w:tentative="1">
      <w:start w:val="1"/>
      <w:numFmt w:val="bullet"/>
      <w:lvlText w:val="•"/>
      <w:lvlJc w:val="left"/>
      <w:pPr>
        <w:tabs>
          <w:tab w:val="num" w:pos="2160"/>
        </w:tabs>
        <w:ind w:left="2160" w:hanging="360"/>
      </w:pPr>
      <w:rPr>
        <w:rFonts w:ascii="Arial" w:hAnsi="Arial" w:hint="default"/>
      </w:rPr>
    </w:lvl>
    <w:lvl w:ilvl="3" w:tplc="E55A4D18" w:tentative="1">
      <w:start w:val="1"/>
      <w:numFmt w:val="bullet"/>
      <w:lvlText w:val="•"/>
      <w:lvlJc w:val="left"/>
      <w:pPr>
        <w:tabs>
          <w:tab w:val="num" w:pos="2880"/>
        </w:tabs>
        <w:ind w:left="2880" w:hanging="360"/>
      </w:pPr>
      <w:rPr>
        <w:rFonts w:ascii="Arial" w:hAnsi="Arial" w:hint="default"/>
      </w:rPr>
    </w:lvl>
    <w:lvl w:ilvl="4" w:tplc="16168AA6" w:tentative="1">
      <w:start w:val="1"/>
      <w:numFmt w:val="bullet"/>
      <w:lvlText w:val="•"/>
      <w:lvlJc w:val="left"/>
      <w:pPr>
        <w:tabs>
          <w:tab w:val="num" w:pos="3600"/>
        </w:tabs>
        <w:ind w:left="3600" w:hanging="360"/>
      </w:pPr>
      <w:rPr>
        <w:rFonts w:ascii="Arial" w:hAnsi="Arial" w:hint="default"/>
      </w:rPr>
    </w:lvl>
    <w:lvl w:ilvl="5" w:tplc="8D1E4EDA" w:tentative="1">
      <w:start w:val="1"/>
      <w:numFmt w:val="bullet"/>
      <w:lvlText w:val="•"/>
      <w:lvlJc w:val="left"/>
      <w:pPr>
        <w:tabs>
          <w:tab w:val="num" w:pos="4320"/>
        </w:tabs>
        <w:ind w:left="4320" w:hanging="360"/>
      </w:pPr>
      <w:rPr>
        <w:rFonts w:ascii="Arial" w:hAnsi="Arial" w:hint="default"/>
      </w:rPr>
    </w:lvl>
    <w:lvl w:ilvl="6" w:tplc="81785426" w:tentative="1">
      <w:start w:val="1"/>
      <w:numFmt w:val="bullet"/>
      <w:lvlText w:val="•"/>
      <w:lvlJc w:val="left"/>
      <w:pPr>
        <w:tabs>
          <w:tab w:val="num" w:pos="5040"/>
        </w:tabs>
        <w:ind w:left="5040" w:hanging="360"/>
      </w:pPr>
      <w:rPr>
        <w:rFonts w:ascii="Arial" w:hAnsi="Arial" w:hint="default"/>
      </w:rPr>
    </w:lvl>
    <w:lvl w:ilvl="7" w:tplc="A1ACD41A" w:tentative="1">
      <w:start w:val="1"/>
      <w:numFmt w:val="bullet"/>
      <w:lvlText w:val="•"/>
      <w:lvlJc w:val="left"/>
      <w:pPr>
        <w:tabs>
          <w:tab w:val="num" w:pos="5760"/>
        </w:tabs>
        <w:ind w:left="5760" w:hanging="360"/>
      </w:pPr>
      <w:rPr>
        <w:rFonts w:ascii="Arial" w:hAnsi="Arial" w:hint="default"/>
      </w:rPr>
    </w:lvl>
    <w:lvl w:ilvl="8" w:tplc="818073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5E6807"/>
    <w:multiLevelType w:val="hybridMultilevel"/>
    <w:tmpl w:val="2996C814"/>
    <w:lvl w:ilvl="0" w:tplc="04060001">
      <w:start w:val="1"/>
      <w:numFmt w:val="bullet"/>
      <w:lvlText w:val=""/>
      <w:lvlJc w:val="left"/>
      <w:pPr>
        <w:ind w:left="581" w:hanging="360"/>
      </w:pPr>
      <w:rPr>
        <w:rFonts w:ascii="Symbol" w:hAnsi="Symbol" w:hint="default"/>
      </w:rPr>
    </w:lvl>
    <w:lvl w:ilvl="1" w:tplc="04060003" w:tentative="1">
      <w:start w:val="1"/>
      <w:numFmt w:val="bullet"/>
      <w:lvlText w:val="o"/>
      <w:lvlJc w:val="left"/>
      <w:pPr>
        <w:ind w:left="1301" w:hanging="360"/>
      </w:pPr>
      <w:rPr>
        <w:rFonts w:ascii="Courier New" w:hAnsi="Courier New" w:cs="Courier New" w:hint="default"/>
      </w:rPr>
    </w:lvl>
    <w:lvl w:ilvl="2" w:tplc="04060005" w:tentative="1">
      <w:start w:val="1"/>
      <w:numFmt w:val="bullet"/>
      <w:lvlText w:val=""/>
      <w:lvlJc w:val="left"/>
      <w:pPr>
        <w:ind w:left="2021" w:hanging="360"/>
      </w:pPr>
      <w:rPr>
        <w:rFonts w:ascii="Wingdings" w:hAnsi="Wingdings" w:hint="default"/>
      </w:rPr>
    </w:lvl>
    <w:lvl w:ilvl="3" w:tplc="04060001" w:tentative="1">
      <w:start w:val="1"/>
      <w:numFmt w:val="bullet"/>
      <w:lvlText w:val=""/>
      <w:lvlJc w:val="left"/>
      <w:pPr>
        <w:ind w:left="2741" w:hanging="360"/>
      </w:pPr>
      <w:rPr>
        <w:rFonts w:ascii="Symbol" w:hAnsi="Symbol" w:hint="default"/>
      </w:rPr>
    </w:lvl>
    <w:lvl w:ilvl="4" w:tplc="04060003" w:tentative="1">
      <w:start w:val="1"/>
      <w:numFmt w:val="bullet"/>
      <w:lvlText w:val="o"/>
      <w:lvlJc w:val="left"/>
      <w:pPr>
        <w:ind w:left="3461" w:hanging="360"/>
      </w:pPr>
      <w:rPr>
        <w:rFonts w:ascii="Courier New" w:hAnsi="Courier New" w:cs="Courier New" w:hint="default"/>
      </w:rPr>
    </w:lvl>
    <w:lvl w:ilvl="5" w:tplc="04060005" w:tentative="1">
      <w:start w:val="1"/>
      <w:numFmt w:val="bullet"/>
      <w:lvlText w:val=""/>
      <w:lvlJc w:val="left"/>
      <w:pPr>
        <w:ind w:left="4181" w:hanging="360"/>
      </w:pPr>
      <w:rPr>
        <w:rFonts w:ascii="Wingdings" w:hAnsi="Wingdings" w:hint="default"/>
      </w:rPr>
    </w:lvl>
    <w:lvl w:ilvl="6" w:tplc="04060001" w:tentative="1">
      <w:start w:val="1"/>
      <w:numFmt w:val="bullet"/>
      <w:lvlText w:val=""/>
      <w:lvlJc w:val="left"/>
      <w:pPr>
        <w:ind w:left="4901" w:hanging="360"/>
      </w:pPr>
      <w:rPr>
        <w:rFonts w:ascii="Symbol" w:hAnsi="Symbol" w:hint="default"/>
      </w:rPr>
    </w:lvl>
    <w:lvl w:ilvl="7" w:tplc="04060003" w:tentative="1">
      <w:start w:val="1"/>
      <w:numFmt w:val="bullet"/>
      <w:lvlText w:val="o"/>
      <w:lvlJc w:val="left"/>
      <w:pPr>
        <w:ind w:left="5621" w:hanging="360"/>
      </w:pPr>
      <w:rPr>
        <w:rFonts w:ascii="Courier New" w:hAnsi="Courier New" w:cs="Courier New" w:hint="default"/>
      </w:rPr>
    </w:lvl>
    <w:lvl w:ilvl="8" w:tplc="04060005" w:tentative="1">
      <w:start w:val="1"/>
      <w:numFmt w:val="bullet"/>
      <w:lvlText w:val=""/>
      <w:lvlJc w:val="left"/>
      <w:pPr>
        <w:ind w:left="6341" w:hanging="360"/>
      </w:pPr>
      <w:rPr>
        <w:rFonts w:ascii="Wingdings" w:hAnsi="Wingdings" w:hint="default"/>
      </w:rPr>
    </w:lvl>
  </w:abstractNum>
  <w:abstractNum w:abstractNumId="12" w15:restartNumberingAfterBreak="0">
    <w:nsid w:val="41BA39DB"/>
    <w:multiLevelType w:val="hybridMultilevel"/>
    <w:tmpl w:val="B016CB86"/>
    <w:lvl w:ilvl="0" w:tplc="FFFFFFFF">
      <w:start w:val="1"/>
      <w:numFmt w:val="bullet"/>
      <w:lvlText w:val=""/>
      <w:lvlJc w:val="left"/>
      <w:pPr>
        <w:tabs>
          <w:tab w:val="num" w:pos="940"/>
        </w:tabs>
        <w:ind w:left="940" w:hanging="360"/>
      </w:pPr>
      <w:rPr>
        <w:rFonts w:ascii="Symbol" w:hAnsi="Symbol" w:hint="default"/>
      </w:rPr>
    </w:lvl>
    <w:lvl w:ilvl="1" w:tplc="FFFFFFFF" w:tentative="1">
      <w:start w:val="1"/>
      <w:numFmt w:val="bullet"/>
      <w:lvlText w:val="o"/>
      <w:lvlJc w:val="left"/>
      <w:pPr>
        <w:tabs>
          <w:tab w:val="num" w:pos="1660"/>
        </w:tabs>
        <w:ind w:left="1660" w:hanging="360"/>
      </w:pPr>
      <w:rPr>
        <w:rFonts w:ascii="Courier New" w:hAnsi="Courier New" w:cs="Courier New" w:hint="default"/>
      </w:rPr>
    </w:lvl>
    <w:lvl w:ilvl="2" w:tplc="FFFFFFFF" w:tentative="1">
      <w:start w:val="1"/>
      <w:numFmt w:val="bullet"/>
      <w:lvlText w:val=""/>
      <w:lvlJc w:val="left"/>
      <w:pPr>
        <w:tabs>
          <w:tab w:val="num" w:pos="2380"/>
        </w:tabs>
        <w:ind w:left="2380" w:hanging="360"/>
      </w:pPr>
      <w:rPr>
        <w:rFonts w:ascii="Wingdings" w:hAnsi="Wingdings" w:hint="default"/>
      </w:rPr>
    </w:lvl>
    <w:lvl w:ilvl="3" w:tplc="FFFFFFFF" w:tentative="1">
      <w:start w:val="1"/>
      <w:numFmt w:val="bullet"/>
      <w:lvlText w:val=""/>
      <w:lvlJc w:val="left"/>
      <w:pPr>
        <w:tabs>
          <w:tab w:val="num" w:pos="3100"/>
        </w:tabs>
        <w:ind w:left="3100" w:hanging="360"/>
      </w:pPr>
      <w:rPr>
        <w:rFonts w:ascii="Symbol" w:hAnsi="Symbol" w:hint="default"/>
      </w:rPr>
    </w:lvl>
    <w:lvl w:ilvl="4" w:tplc="FFFFFFFF" w:tentative="1">
      <w:start w:val="1"/>
      <w:numFmt w:val="bullet"/>
      <w:lvlText w:val="o"/>
      <w:lvlJc w:val="left"/>
      <w:pPr>
        <w:tabs>
          <w:tab w:val="num" w:pos="3820"/>
        </w:tabs>
        <w:ind w:left="3820" w:hanging="360"/>
      </w:pPr>
      <w:rPr>
        <w:rFonts w:ascii="Courier New" w:hAnsi="Courier New" w:cs="Courier New" w:hint="default"/>
      </w:rPr>
    </w:lvl>
    <w:lvl w:ilvl="5" w:tplc="FFFFFFFF" w:tentative="1">
      <w:start w:val="1"/>
      <w:numFmt w:val="bullet"/>
      <w:lvlText w:val=""/>
      <w:lvlJc w:val="left"/>
      <w:pPr>
        <w:tabs>
          <w:tab w:val="num" w:pos="4540"/>
        </w:tabs>
        <w:ind w:left="4540" w:hanging="360"/>
      </w:pPr>
      <w:rPr>
        <w:rFonts w:ascii="Wingdings" w:hAnsi="Wingdings" w:hint="default"/>
      </w:rPr>
    </w:lvl>
    <w:lvl w:ilvl="6" w:tplc="FFFFFFFF" w:tentative="1">
      <w:start w:val="1"/>
      <w:numFmt w:val="bullet"/>
      <w:lvlText w:val=""/>
      <w:lvlJc w:val="left"/>
      <w:pPr>
        <w:tabs>
          <w:tab w:val="num" w:pos="5260"/>
        </w:tabs>
        <w:ind w:left="5260" w:hanging="360"/>
      </w:pPr>
      <w:rPr>
        <w:rFonts w:ascii="Symbol" w:hAnsi="Symbol" w:hint="default"/>
      </w:rPr>
    </w:lvl>
    <w:lvl w:ilvl="7" w:tplc="FFFFFFFF" w:tentative="1">
      <w:start w:val="1"/>
      <w:numFmt w:val="bullet"/>
      <w:lvlText w:val="o"/>
      <w:lvlJc w:val="left"/>
      <w:pPr>
        <w:tabs>
          <w:tab w:val="num" w:pos="5980"/>
        </w:tabs>
        <w:ind w:left="5980" w:hanging="360"/>
      </w:pPr>
      <w:rPr>
        <w:rFonts w:ascii="Courier New" w:hAnsi="Courier New" w:cs="Courier New" w:hint="default"/>
      </w:rPr>
    </w:lvl>
    <w:lvl w:ilvl="8" w:tplc="FFFFFFFF" w:tentative="1">
      <w:start w:val="1"/>
      <w:numFmt w:val="bullet"/>
      <w:lvlText w:val=""/>
      <w:lvlJc w:val="left"/>
      <w:pPr>
        <w:tabs>
          <w:tab w:val="num" w:pos="6700"/>
        </w:tabs>
        <w:ind w:left="6700" w:hanging="360"/>
      </w:pPr>
      <w:rPr>
        <w:rFonts w:ascii="Wingdings" w:hAnsi="Wingdings" w:hint="default"/>
      </w:rPr>
    </w:lvl>
  </w:abstractNum>
  <w:abstractNum w:abstractNumId="13" w15:restartNumberingAfterBreak="0">
    <w:nsid w:val="42626FA8"/>
    <w:multiLevelType w:val="hybridMultilevel"/>
    <w:tmpl w:val="9E3013C2"/>
    <w:lvl w:ilvl="0" w:tplc="61E4E97E">
      <w:start w:val="1"/>
      <w:numFmt w:val="bullet"/>
      <w:lvlText w:val="•"/>
      <w:lvlJc w:val="left"/>
      <w:pPr>
        <w:tabs>
          <w:tab w:val="num" w:pos="720"/>
        </w:tabs>
        <w:ind w:left="720" w:hanging="360"/>
      </w:pPr>
      <w:rPr>
        <w:rFonts w:ascii="Arial" w:hAnsi="Arial" w:hint="default"/>
      </w:rPr>
    </w:lvl>
    <w:lvl w:ilvl="1" w:tplc="4CF4B2E8" w:tentative="1">
      <w:start w:val="1"/>
      <w:numFmt w:val="bullet"/>
      <w:lvlText w:val="•"/>
      <w:lvlJc w:val="left"/>
      <w:pPr>
        <w:tabs>
          <w:tab w:val="num" w:pos="1440"/>
        </w:tabs>
        <w:ind w:left="1440" w:hanging="360"/>
      </w:pPr>
      <w:rPr>
        <w:rFonts w:ascii="Arial" w:hAnsi="Arial" w:hint="default"/>
      </w:rPr>
    </w:lvl>
    <w:lvl w:ilvl="2" w:tplc="FB06A952" w:tentative="1">
      <w:start w:val="1"/>
      <w:numFmt w:val="bullet"/>
      <w:lvlText w:val="•"/>
      <w:lvlJc w:val="left"/>
      <w:pPr>
        <w:tabs>
          <w:tab w:val="num" w:pos="2160"/>
        </w:tabs>
        <w:ind w:left="2160" w:hanging="360"/>
      </w:pPr>
      <w:rPr>
        <w:rFonts w:ascii="Arial" w:hAnsi="Arial" w:hint="default"/>
      </w:rPr>
    </w:lvl>
    <w:lvl w:ilvl="3" w:tplc="24E4CAAC" w:tentative="1">
      <w:start w:val="1"/>
      <w:numFmt w:val="bullet"/>
      <w:lvlText w:val="•"/>
      <w:lvlJc w:val="left"/>
      <w:pPr>
        <w:tabs>
          <w:tab w:val="num" w:pos="2880"/>
        </w:tabs>
        <w:ind w:left="2880" w:hanging="360"/>
      </w:pPr>
      <w:rPr>
        <w:rFonts w:ascii="Arial" w:hAnsi="Arial" w:hint="default"/>
      </w:rPr>
    </w:lvl>
    <w:lvl w:ilvl="4" w:tplc="D7D21330" w:tentative="1">
      <w:start w:val="1"/>
      <w:numFmt w:val="bullet"/>
      <w:lvlText w:val="•"/>
      <w:lvlJc w:val="left"/>
      <w:pPr>
        <w:tabs>
          <w:tab w:val="num" w:pos="3600"/>
        </w:tabs>
        <w:ind w:left="3600" w:hanging="360"/>
      </w:pPr>
      <w:rPr>
        <w:rFonts w:ascii="Arial" w:hAnsi="Arial" w:hint="default"/>
      </w:rPr>
    </w:lvl>
    <w:lvl w:ilvl="5" w:tplc="97FC14AA" w:tentative="1">
      <w:start w:val="1"/>
      <w:numFmt w:val="bullet"/>
      <w:lvlText w:val="•"/>
      <w:lvlJc w:val="left"/>
      <w:pPr>
        <w:tabs>
          <w:tab w:val="num" w:pos="4320"/>
        </w:tabs>
        <w:ind w:left="4320" w:hanging="360"/>
      </w:pPr>
      <w:rPr>
        <w:rFonts w:ascii="Arial" w:hAnsi="Arial" w:hint="default"/>
      </w:rPr>
    </w:lvl>
    <w:lvl w:ilvl="6" w:tplc="212E5DD4" w:tentative="1">
      <w:start w:val="1"/>
      <w:numFmt w:val="bullet"/>
      <w:lvlText w:val="•"/>
      <w:lvlJc w:val="left"/>
      <w:pPr>
        <w:tabs>
          <w:tab w:val="num" w:pos="5040"/>
        </w:tabs>
        <w:ind w:left="5040" w:hanging="360"/>
      </w:pPr>
      <w:rPr>
        <w:rFonts w:ascii="Arial" w:hAnsi="Arial" w:hint="default"/>
      </w:rPr>
    </w:lvl>
    <w:lvl w:ilvl="7" w:tplc="00A403B4" w:tentative="1">
      <w:start w:val="1"/>
      <w:numFmt w:val="bullet"/>
      <w:lvlText w:val="•"/>
      <w:lvlJc w:val="left"/>
      <w:pPr>
        <w:tabs>
          <w:tab w:val="num" w:pos="5760"/>
        </w:tabs>
        <w:ind w:left="5760" w:hanging="360"/>
      </w:pPr>
      <w:rPr>
        <w:rFonts w:ascii="Arial" w:hAnsi="Arial" w:hint="default"/>
      </w:rPr>
    </w:lvl>
    <w:lvl w:ilvl="8" w:tplc="482A07F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DA2846"/>
    <w:multiLevelType w:val="multilevel"/>
    <w:tmpl w:val="7420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EA543E"/>
    <w:multiLevelType w:val="multilevel"/>
    <w:tmpl w:val="5E52E852"/>
    <w:lvl w:ilvl="0">
      <w:start w:val="1"/>
      <w:numFmt w:val="decimal"/>
      <w:pStyle w:val="Heading1"/>
      <w:lvlText w:val="%1.0"/>
      <w:lvlJc w:val="left"/>
      <w:pPr>
        <w:ind w:left="340" w:hanging="340"/>
      </w:pPr>
      <w:rPr>
        <w:rFonts w:hint="default"/>
      </w:rPr>
    </w:lvl>
    <w:lvl w:ilvl="1">
      <w:start w:val="1"/>
      <w:numFmt w:val="decimal"/>
      <w:pStyle w:val="Heading2"/>
      <w:lvlText w:val="%1.%2"/>
      <w:lvlJc w:val="left"/>
      <w:pPr>
        <w:ind w:left="340" w:hanging="340"/>
      </w:pPr>
      <w:rPr>
        <w:rFonts w:hint="default"/>
      </w:rPr>
    </w:lvl>
    <w:lvl w:ilvl="2">
      <w:start w:val="1"/>
      <w:numFmt w:val="decimal"/>
      <w:pStyle w:val="Heading3"/>
      <w:lvlText w:val="%1.%2.%3"/>
      <w:lvlJc w:val="left"/>
      <w:pPr>
        <w:ind w:left="454" w:hanging="45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337259F"/>
    <w:multiLevelType w:val="hybridMultilevel"/>
    <w:tmpl w:val="6B08A1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7325BD7"/>
    <w:multiLevelType w:val="hybridMultilevel"/>
    <w:tmpl w:val="2F2C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E1D5A28"/>
    <w:multiLevelType w:val="multilevel"/>
    <w:tmpl w:val="AA180EDA"/>
    <w:lvl w:ilvl="0">
      <w:start w:val="1"/>
      <w:numFmt w:val="bullet"/>
      <w:pStyle w:val="ListBullet"/>
      <w:lvlText w:val="■"/>
      <w:lvlJc w:val="left"/>
      <w:pPr>
        <w:tabs>
          <w:tab w:val="num" w:pos="340"/>
        </w:tabs>
        <w:ind w:left="221" w:hanging="221"/>
      </w:pPr>
      <w:rPr>
        <w:rFonts w:ascii="Arial" w:hAnsi="Arial" w:hint="default"/>
        <w:color w:val="192337"/>
      </w:rPr>
    </w:lvl>
    <w:lvl w:ilvl="1">
      <w:start w:val="1"/>
      <w:numFmt w:val="bullet"/>
      <w:lvlText w:val="■"/>
      <w:lvlJc w:val="left"/>
      <w:pPr>
        <w:tabs>
          <w:tab w:val="num" w:pos="680"/>
        </w:tabs>
        <w:ind w:left="442" w:hanging="221"/>
      </w:pPr>
      <w:rPr>
        <w:rFonts w:ascii="Arial" w:hAnsi="Arial" w:hint="default"/>
        <w:color w:val="192337"/>
        <w:sz w:val="16"/>
      </w:rPr>
    </w:lvl>
    <w:lvl w:ilvl="2">
      <w:start w:val="1"/>
      <w:numFmt w:val="bullet"/>
      <w:lvlText w:val="■"/>
      <w:lvlJc w:val="left"/>
      <w:pPr>
        <w:tabs>
          <w:tab w:val="num" w:pos="1021"/>
        </w:tabs>
        <w:ind w:left="680" w:hanging="238"/>
      </w:pPr>
      <w:rPr>
        <w:rFonts w:ascii="Arial" w:hAnsi="Arial" w:hint="default"/>
        <w:color w:val="192337"/>
        <w:sz w:val="14"/>
      </w:rPr>
    </w:lvl>
    <w:lvl w:ilvl="3">
      <w:start w:val="1"/>
      <w:numFmt w:val="bullet"/>
      <w:lvlText w:val="■"/>
      <w:lvlJc w:val="left"/>
      <w:pPr>
        <w:tabs>
          <w:tab w:val="num" w:pos="1361"/>
        </w:tabs>
        <w:ind w:left="902" w:hanging="222"/>
      </w:pPr>
      <w:rPr>
        <w:rFonts w:ascii="Arial" w:hAnsi="Arial" w:hint="default"/>
        <w:color w:val="192337"/>
        <w:sz w:val="12"/>
      </w:rPr>
    </w:lvl>
    <w:lvl w:ilvl="4">
      <w:start w:val="1"/>
      <w:numFmt w:val="bullet"/>
      <w:lvlText w:val="■"/>
      <w:lvlJc w:val="left"/>
      <w:pPr>
        <w:tabs>
          <w:tab w:val="num" w:pos="1701"/>
        </w:tabs>
        <w:ind w:left="1123" w:hanging="221"/>
      </w:pPr>
      <w:rPr>
        <w:rFonts w:ascii="Arial" w:hAnsi="Arial" w:hint="default"/>
        <w:color w:val="192337"/>
        <w:sz w:val="10"/>
      </w:rPr>
    </w:lvl>
    <w:lvl w:ilvl="5">
      <w:start w:val="1"/>
      <w:numFmt w:val="bullet"/>
      <w:lvlText w:val="■"/>
      <w:lvlJc w:val="left"/>
      <w:pPr>
        <w:tabs>
          <w:tab w:val="num" w:pos="2041"/>
        </w:tabs>
        <w:ind w:left="1344" w:hanging="221"/>
      </w:pPr>
      <w:rPr>
        <w:rFonts w:ascii="Arial" w:hAnsi="Arial" w:hint="default"/>
        <w:color w:val="192337"/>
        <w:sz w:val="8"/>
      </w:rPr>
    </w:lvl>
    <w:lvl w:ilvl="6">
      <w:start w:val="1"/>
      <w:numFmt w:val="bullet"/>
      <w:lvlText w:val="■"/>
      <w:lvlJc w:val="left"/>
      <w:pPr>
        <w:tabs>
          <w:tab w:val="num" w:pos="2381"/>
        </w:tabs>
        <w:ind w:left="1565" w:hanging="221"/>
      </w:pPr>
      <w:rPr>
        <w:rFonts w:ascii="Arial" w:hAnsi="Arial" w:hint="default"/>
        <w:color w:val="192337"/>
        <w:sz w:val="8"/>
      </w:rPr>
    </w:lvl>
    <w:lvl w:ilvl="7">
      <w:start w:val="1"/>
      <w:numFmt w:val="bullet"/>
      <w:lvlText w:val="■"/>
      <w:lvlJc w:val="left"/>
      <w:pPr>
        <w:tabs>
          <w:tab w:val="num" w:pos="2722"/>
        </w:tabs>
        <w:ind w:left="1786" w:hanging="221"/>
      </w:pPr>
      <w:rPr>
        <w:rFonts w:ascii="Arial" w:hAnsi="Arial" w:hint="default"/>
        <w:color w:val="192337"/>
        <w:sz w:val="8"/>
      </w:rPr>
    </w:lvl>
    <w:lvl w:ilvl="8">
      <w:start w:val="1"/>
      <w:numFmt w:val="bullet"/>
      <w:lvlText w:val="■"/>
      <w:lvlJc w:val="left"/>
      <w:pPr>
        <w:tabs>
          <w:tab w:val="num" w:pos="3062"/>
        </w:tabs>
        <w:ind w:left="2007" w:hanging="221"/>
      </w:pPr>
      <w:rPr>
        <w:rFonts w:ascii="Arial" w:hAnsi="Arial" w:hint="default"/>
        <w:color w:val="192337"/>
        <w:sz w:val="8"/>
      </w:rPr>
    </w:lvl>
  </w:abstractNum>
  <w:abstractNum w:abstractNumId="19" w15:restartNumberingAfterBreak="0">
    <w:nsid w:val="611065C5"/>
    <w:multiLevelType w:val="hybridMultilevel"/>
    <w:tmpl w:val="B4A0DE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764B7951"/>
    <w:multiLevelType w:val="multilevel"/>
    <w:tmpl w:val="B83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547510">
    <w:abstractNumId w:val="15"/>
  </w:num>
  <w:num w:numId="2" w16cid:durableId="1534686928">
    <w:abstractNumId w:val="18"/>
  </w:num>
  <w:num w:numId="3" w16cid:durableId="1771660828">
    <w:abstractNumId w:val="0"/>
  </w:num>
  <w:num w:numId="4" w16cid:durableId="202866262">
    <w:abstractNumId w:val="9"/>
  </w:num>
  <w:num w:numId="5" w16cid:durableId="1085758275">
    <w:abstractNumId w:val="2"/>
  </w:num>
  <w:num w:numId="6" w16cid:durableId="1496604151">
    <w:abstractNumId w:val="3"/>
  </w:num>
  <w:num w:numId="7" w16cid:durableId="1796564395">
    <w:abstractNumId w:val="13"/>
  </w:num>
  <w:num w:numId="8" w16cid:durableId="1669558047">
    <w:abstractNumId w:val="15"/>
  </w:num>
  <w:num w:numId="9" w16cid:durableId="1360475535">
    <w:abstractNumId w:val="15"/>
  </w:num>
  <w:num w:numId="10" w16cid:durableId="1934821974">
    <w:abstractNumId w:val="6"/>
  </w:num>
  <w:num w:numId="11" w16cid:durableId="1399596852">
    <w:abstractNumId w:val="17"/>
  </w:num>
  <w:num w:numId="12" w16cid:durableId="1448311825">
    <w:abstractNumId w:val="16"/>
  </w:num>
  <w:num w:numId="13" w16cid:durableId="1650986136">
    <w:abstractNumId w:val="4"/>
  </w:num>
  <w:num w:numId="14" w16cid:durableId="713043922">
    <w:abstractNumId w:val="8"/>
  </w:num>
  <w:num w:numId="15" w16cid:durableId="389422748">
    <w:abstractNumId w:val="7"/>
  </w:num>
  <w:num w:numId="16" w16cid:durableId="1679654651">
    <w:abstractNumId w:val="1"/>
  </w:num>
  <w:num w:numId="17" w16cid:durableId="1662730413">
    <w:abstractNumId w:val="19"/>
  </w:num>
  <w:num w:numId="18" w16cid:durableId="1147161590">
    <w:abstractNumId w:val="1"/>
  </w:num>
  <w:num w:numId="19" w16cid:durableId="1579053531">
    <w:abstractNumId w:val="12"/>
  </w:num>
  <w:num w:numId="20" w16cid:durableId="1799301974">
    <w:abstractNumId w:val="10"/>
  </w:num>
  <w:num w:numId="21" w16cid:durableId="1256208209">
    <w:abstractNumId w:val="20"/>
  </w:num>
  <w:num w:numId="22" w16cid:durableId="981349352">
    <w:abstractNumId w:val="5"/>
  </w:num>
  <w:num w:numId="23" w16cid:durableId="901720723">
    <w:abstractNumId w:val="14"/>
  </w:num>
  <w:num w:numId="24" w16cid:durableId="920598697">
    <w:abstractNumId w:val="11"/>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per Bruun">
    <w15:presenceInfo w15:providerId="AD" w15:userId="S::rmn845@ku.dk::f8db910c-9ff3-4423-a633-96e4da950a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1304"/>
  <w:hyphenationZone w:val="425"/>
  <w:defaultTableStyle w:val="MediumGrid3-Accent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560"/>
    <w:rsid w:val="00003C5B"/>
    <w:rsid w:val="00005433"/>
    <w:rsid w:val="00021B09"/>
    <w:rsid w:val="00021D16"/>
    <w:rsid w:val="000243A5"/>
    <w:rsid w:val="0002688D"/>
    <w:rsid w:val="0002699C"/>
    <w:rsid w:val="00033DD8"/>
    <w:rsid w:val="0005503E"/>
    <w:rsid w:val="00057287"/>
    <w:rsid w:val="00064197"/>
    <w:rsid w:val="000778FD"/>
    <w:rsid w:val="00080914"/>
    <w:rsid w:val="00084A6B"/>
    <w:rsid w:val="000874DD"/>
    <w:rsid w:val="00092368"/>
    <w:rsid w:val="00093FE9"/>
    <w:rsid w:val="00095B36"/>
    <w:rsid w:val="000A04B1"/>
    <w:rsid w:val="000A4B06"/>
    <w:rsid w:val="000A68F5"/>
    <w:rsid w:val="000B2228"/>
    <w:rsid w:val="000B27C5"/>
    <w:rsid w:val="000B2FF5"/>
    <w:rsid w:val="000B38C5"/>
    <w:rsid w:val="000B3E27"/>
    <w:rsid w:val="000B4B47"/>
    <w:rsid w:val="000C0CAF"/>
    <w:rsid w:val="000C4B3C"/>
    <w:rsid w:val="000C5289"/>
    <w:rsid w:val="000D2543"/>
    <w:rsid w:val="000D4422"/>
    <w:rsid w:val="000D5EE5"/>
    <w:rsid w:val="000D78ED"/>
    <w:rsid w:val="000E4A47"/>
    <w:rsid w:val="000F38B2"/>
    <w:rsid w:val="000F7775"/>
    <w:rsid w:val="00100D3A"/>
    <w:rsid w:val="00101F14"/>
    <w:rsid w:val="00104EB1"/>
    <w:rsid w:val="00111E5D"/>
    <w:rsid w:val="001239AB"/>
    <w:rsid w:val="00133D76"/>
    <w:rsid w:val="001343A3"/>
    <w:rsid w:val="001355C0"/>
    <w:rsid w:val="00140FC4"/>
    <w:rsid w:val="0014103C"/>
    <w:rsid w:val="001421CE"/>
    <w:rsid w:val="00146375"/>
    <w:rsid w:val="001476CD"/>
    <w:rsid w:val="0015199C"/>
    <w:rsid w:val="00154C3E"/>
    <w:rsid w:val="0015583C"/>
    <w:rsid w:val="00161A1E"/>
    <w:rsid w:val="00164C6E"/>
    <w:rsid w:val="00172064"/>
    <w:rsid w:val="00173BB7"/>
    <w:rsid w:val="00176632"/>
    <w:rsid w:val="00184E1A"/>
    <w:rsid w:val="00187C6E"/>
    <w:rsid w:val="0019384B"/>
    <w:rsid w:val="00194F24"/>
    <w:rsid w:val="00195AA3"/>
    <w:rsid w:val="001A7263"/>
    <w:rsid w:val="001B23EC"/>
    <w:rsid w:val="001B6325"/>
    <w:rsid w:val="001B7076"/>
    <w:rsid w:val="001D40E8"/>
    <w:rsid w:val="001E07A9"/>
    <w:rsid w:val="001E23CD"/>
    <w:rsid w:val="001E2ED8"/>
    <w:rsid w:val="001E34B9"/>
    <w:rsid w:val="001F45D2"/>
    <w:rsid w:val="001F5E8F"/>
    <w:rsid w:val="001F6E10"/>
    <w:rsid w:val="001F7878"/>
    <w:rsid w:val="00205253"/>
    <w:rsid w:val="002059E7"/>
    <w:rsid w:val="002103FD"/>
    <w:rsid w:val="002104F8"/>
    <w:rsid w:val="00214E32"/>
    <w:rsid w:val="002157FC"/>
    <w:rsid w:val="00216D52"/>
    <w:rsid w:val="00216E10"/>
    <w:rsid w:val="002179B9"/>
    <w:rsid w:val="00226886"/>
    <w:rsid w:val="00232276"/>
    <w:rsid w:val="00232775"/>
    <w:rsid w:val="00242681"/>
    <w:rsid w:val="002459BB"/>
    <w:rsid w:val="00261824"/>
    <w:rsid w:val="002644DA"/>
    <w:rsid w:val="002733B3"/>
    <w:rsid w:val="00274C0A"/>
    <w:rsid w:val="00276DC5"/>
    <w:rsid w:val="002805B9"/>
    <w:rsid w:val="00282A6E"/>
    <w:rsid w:val="002837FB"/>
    <w:rsid w:val="0028435A"/>
    <w:rsid w:val="0028525D"/>
    <w:rsid w:val="00286BCD"/>
    <w:rsid w:val="00286DDC"/>
    <w:rsid w:val="0028743B"/>
    <w:rsid w:val="00287F1C"/>
    <w:rsid w:val="00291E5E"/>
    <w:rsid w:val="0029506E"/>
    <w:rsid w:val="002A7743"/>
    <w:rsid w:val="002B1879"/>
    <w:rsid w:val="002B38A5"/>
    <w:rsid w:val="002B7834"/>
    <w:rsid w:val="002C09B7"/>
    <w:rsid w:val="002C2F21"/>
    <w:rsid w:val="002C391F"/>
    <w:rsid w:val="002C6729"/>
    <w:rsid w:val="002D0560"/>
    <w:rsid w:val="002F401F"/>
    <w:rsid w:val="002F4718"/>
    <w:rsid w:val="002F4EFF"/>
    <w:rsid w:val="0030286E"/>
    <w:rsid w:val="00305288"/>
    <w:rsid w:val="00310830"/>
    <w:rsid w:val="00312E17"/>
    <w:rsid w:val="00313C0C"/>
    <w:rsid w:val="003152F6"/>
    <w:rsid w:val="00326398"/>
    <w:rsid w:val="00327FD9"/>
    <w:rsid w:val="00340160"/>
    <w:rsid w:val="00340178"/>
    <w:rsid w:val="00341339"/>
    <w:rsid w:val="0034275F"/>
    <w:rsid w:val="003539D7"/>
    <w:rsid w:val="00355EA0"/>
    <w:rsid w:val="003573F1"/>
    <w:rsid w:val="003575A0"/>
    <w:rsid w:val="003613EC"/>
    <w:rsid w:val="0036425F"/>
    <w:rsid w:val="003662C0"/>
    <w:rsid w:val="003737A6"/>
    <w:rsid w:val="00374334"/>
    <w:rsid w:val="00382612"/>
    <w:rsid w:val="0038286F"/>
    <w:rsid w:val="003877B0"/>
    <w:rsid w:val="003937FB"/>
    <w:rsid w:val="003B0842"/>
    <w:rsid w:val="003B2299"/>
    <w:rsid w:val="003B35F0"/>
    <w:rsid w:val="003B4B97"/>
    <w:rsid w:val="003C3C10"/>
    <w:rsid w:val="003C4A62"/>
    <w:rsid w:val="003C5768"/>
    <w:rsid w:val="003D7E9B"/>
    <w:rsid w:val="003E13C6"/>
    <w:rsid w:val="003E7B76"/>
    <w:rsid w:val="003F0984"/>
    <w:rsid w:val="003F1E39"/>
    <w:rsid w:val="003F4574"/>
    <w:rsid w:val="00400B3D"/>
    <w:rsid w:val="004020DB"/>
    <w:rsid w:val="00407333"/>
    <w:rsid w:val="00414993"/>
    <w:rsid w:val="00420626"/>
    <w:rsid w:val="004209D6"/>
    <w:rsid w:val="00420E29"/>
    <w:rsid w:val="0042214F"/>
    <w:rsid w:val="00423F22"/>
    <w:rsid w:val="004246C5"/>
    <w:rsid w:val="0043093C"/>
    <w:rsid w:val="00440525"/>
    <w:rsid w:val="00440748"/>
    <w:rsid w:val="004426D4"/>
    <w:rsid w:val="0044790D"/>
    <w:rsid w:val="0045058B"/>
    <w:rsid w:val="004616E1"/>
    <w:rsid w:val="00465872"/>
    <w:rsid w:val="00471FEB"/>
    <w:rsid w:val="00475DBB"/>
    <w:rsid w:val="0048244C"/>
    <w:rsid w:val="00484140"/>
    <w:rsid w:val="0049077C"/>
    <w:rsid w:val="00491766"/>
    <w:rsid w:val="00493A7A"/>
    <w:rsid w:val="00495EE5"/>
    <w:rsid w:val="004A3746"/>
    <w:rsid w:val="004A7EC0"/>
    <w:rsid w:val="004B08C7"/>
    <w:rsid w:val="004B11B4"/>
    <w:rsid w:val="004C08FE"/>
    <w:rsid w:val="004C25A3"/>
    <w:rsid w:val="004D27B7"/>
    <w:rsid w:val="004D3955"/>
    <w:rsid w:val="004D5DF8"/>
    <w:rsid w:val="004E5097"/>
    <w:rsid w:val="004E6DD9"/>
    <w:rsid w:val="004E7C68"/>
    <w:rsid w:val="004E7CDB"/>
    <w:rsid w:val="004F44CD"/>
    <w:rsid w:val="004F7078"/>
    <w:rsid w:val="005003A9"/>
    <w:rsid w:val="0050097B"/>
    <w:rsid w:val="00503923"/>
    <w:rsid w:val="00506D5C"/>
    <w:rsid w:val="0050794E"/>
    <w:rsid w:val="0051061A"/>
    <w:rsid w:val="00522162"/>
    <w:rsid w:val="0052376E"/>
    <w:rsid w:val="005256CC"/>
    <w:rsid w:val="0052579E"/>
    <w:rsid w:val="005260D9"/>
    <w:rsid w:val="005266A8"/>
    <w:rsid w:val="005352EB"/>
    <w:rsid w:val="00536ED6"/>
    <w:rsid w:val="0054339A"/>
    <w:rsid w:val="0054435D"/>
    <w:rsid w:val="00545054"/>
    <w:rsid w:val="00547D51"/>
    <w:rsid w:val="00551A6D"/>
    <w:rsid w:val="00552769"/>
    <w:rsid w:val="00552983"/>
    <w:rsid w:val="005551E7"/>
    <w:rsid w:val="00556338"/>
    <w:rsid w:val="00557491"/>
    <w:rsid w:val="00560D20"/>
    <w:rsid w:val="00563228"/>
    <w:rsid w:val="00564E5F"/>
    <w:rsid w:val="0057217C"/>
    <w:rsid w:val="00580727"/>
    <w:rsid w:val="005813D8"/>
    <w:rsid w:val="00581F48"/>
    <w:rsid w:val="005839AF"/>
    <w:rsid w:val="00584CE1"/>
    <w:rsid w:val="00587DEB"/>
    <w:rsid w:val="005912EF"/>
    <w:rsid w:val="005944FF"/>
    <w:rsid w:val="00595379"/>
    <w:rsid w:val="00597FD8"/>
    <w:rsid w:val="005A1D67"/>
    <w:rsid w:val="005A3DBF"/>
    <w:rsid w:val="005A7CAE"/>
    <w:rsid w:val="005B06B9"/>
    <w:rsid w:val="005B0B83"/>
    <w:rsid w:val="005B41CA"/>
    <w:rsid w:val="005C250B"/>
    <w:rsid w:val="005C62AD"/>
    <w:rsid w:val="005C7133"/>
    <w:rsid w:val="005D33D0"/>
    <w:rsid w:val="005D37B1"/>
    <w:rsid w:val="005D7B76"/>
    <w:rsid w:val="005E199F"/>
    <w:rsid w:val="005E3380"/>
    <w:rsid w:val="005F0A54"/>
    <w:rsid w:val="005F41AB"/>
    <w:rsid w:val="005F49EB"/>
    <w:rsid w:val="006141C6"/>
    <w:rsid w:val="00617E5F"/>
    <w:rsid w:val="00620461"/>
    <w:rsid w:val="006208DF"/>
    <w:rsid w:val="006279F0"/>
    <w:rsid w:val="00637E3F"/>
    <w:rsid w:val="006409EA"/>
    <w:rsid w:val="006452E9"/>
    <w:rsid w:val="006538E6"/>
    <w:rsid w:val="00653F47"/>
    <w:rsid w:val="006578A6"/>
    <w:rsid w:val="00670CAF"/>
    <w:rsid w:val="0067606F"/>
    <w:rsid w:val="00676C4F"/>
    <w:rsid w:val="0067783A"/>
    <w:rsid w:val="00677A99"/>
    <w:rsid w:val="006806FB"/>
    <w:rsid w:val="006833DF"/>
    <w:rsid w:val="00695999"/>
    <w:rsid w:val="0069630D"/>
    <w:rsid w:val="00697CE4"/>
    <w:rsid w:val="006A3A21"/>
    <w:rsid w:val="006A467F"/>
    <w:rsid w:val="006A55FD"/>
    <w:rsid w:val="006A572E"/>
    <w:rsid w:val="006A621D"/>
    <w:rsid w:val="006B3010"/>
    <w:rsid w:val="006B3216"/>
    <w:rsid w:val="006B3515"/>
    <w:rsid w:val="006B384F"/>
    <w:rsid w:val="006D047D"/>
    <w:rsid w:val="006D2784"/>
    <w:rsid w:val="006D58D6"/>
    <w:rsid w:val="006F0153"/>
    <w:rsid w:val="006F0BEA"/>
    <w:rsid w:val="006F17C8"/>
    <w:rsid w:val="006F36BF"/>
    <w:rsid w:val="006F546B"/>
    <w:rsid w:val="0070078A"/>
    <w:rsid w:val="00712022"/>
    <w:rsid w:val="0071296F"/>
    <w:rsid w:val="00720799"/>
    <w:rsid w:val="00722A61"/>
    <w:rsid w:val="00724297"/>
    <w:rsid w:val="007315EF"/>
    <w:rsid w:val="00746EE2"/>
    <w:rsid w:val="00752DFB"/>
    <w:rsid w:val="00755209"/>
    <w:rsid w:val="00755519"/>
    <w:rsid w:val="00761037"/>
    <w:rsid w:val="007665AF"/>
    <w:rsid w:val="007744ED"/>
    <w:rsid w:val="00777DBE"/>
    <w:rsid w:val="00782A46"/>
    <w:rsid w:val="007A3EC0"/>
    <w:rsid w:val="007B45AB"/>
    <w:rsid w:val="007B6DDD"/>
    <w:rsid w:val="007C0948"/>
    <w:rsid w:val="007C4BFD"/>
    <w:rsid w:val="007C6EA6"/>
    <w:rsid w:val="007C7227"/>
    <w:rsid w:val="007D16EE"/>
    <w:rsid w:val="007E061B"/>
    <w:rsid w:val="007F01AD"/>
    <w:rsid w:val="007F2D9C"/>
    <w:rsid w:val="007F5923"/>
    <w:rsid w:val="008022A8"/>
    <w:rsid w:val="00804301"/>
    <w:rsid w:val="00804F18"/>
    <w:rsid w:val="008108A3"/>
    <w:rsid w:val="00811996"/>
    <w:rsid w:val="00816112"/>
    <w:rsid w:val="00817B26"/>
    <w:rsid w:val="00830027"/>
    <w:rsid w:val="00830D56"/>
    <w:rsid w:val="008346D7"/>
    <w:rsid w:val="00836AFD"/>
    <w:rsid w:val="008424E6"/>
    <w:rsid w:val="00846E74"/>
    <w:rsid w:val="008573DF"/>
    <w:rsid w:val="008601F9"/>
    <w:rsid w:val="008656A3"/>
    <w:rsid w:val="00870A89"/>
    <w:rsid w:val="00871878"/>
    <w:rsid w:val="00874AED"/>
    <w:rsid w:val="008756A5"/>
    <w:rsid w:val="008837C3"/>
    <w:rsid w:val="0088652E"/>
    <w:rsid w:val="00890850"/>
    <w:rsid w:val="008940F8"/>
    <w:rsid w:val="008A3AB5"/>
    <w:rsid w:val="008A7C12"/>
    <w:rsid w:val="008B2069"/>
    <w:rsid w:val="008B5534"/>
    <w:rsid w:val="008B6C0A"/>
    <w:rsid w:val="008B75B2"/>
    <w:rsid w:val="008B7E90"/>
    <w:rsid w:val="008C2BC5"/>
    <w:rsid w:val="008D28DE"/>
    <w:rsid w:val="008D356B"/>
    <w:rsid w:val="008D3ED2"/>
    <w:rsid w:val="008D48C8"/>
    <w:rsid w:val="008E671B"/>
    <w:rsid w:val="008F1343"/>
    <w:rsid w:val="008F2F82"/>
    <w:rsid w:val="008F5436"/>
    <w:rsid w:val="008F578C"/>
    <w:rsid w:val="00901153"/>
    <w:rsid w:val="0090268F"/>
    <w:rsid w:val="009067D4"/>
    <w:rsid w:val="00906A06"/>
    <w:rsid w:val="00907CEB"/>
    <w:rsid w:val="009116B0"/>
    <w:rsid w:val="00917BE8"/>
    <w:rsid w:val="00932F43"/>
    <w:rsid w:val="009371B6"/>
    <w:rsid w:val="00937384"/>
    <w:rsid w:val="00937DA5"/>
    <w:rsid w:val="00940CCD"/>
    <w:rsid w:val="0094516F"/>
    <w:rsid w:val="00952669"/>
    <w:rsid w:val="009647CE"/>
    <w:rsid w:val="00966299"/>
    <w:rsid w:val="00966B45"/>
    <w:rsid w:val="009712ED"/>
    <w:rsid w:val="0097444F"/>
    <w:rsid w:val="00975645"/>
    <w:rsid w:val="00981D8D"/>
    <w:rsid w:val="009830D3"/>
    <w:rsid w:val="00983BA3"/>
    <w:rsid w:val="00986B05"/>
    <w:rsid w:val="009877A6"/>
    <w:rsid w:val="00987E56"/>
    <w:rsid w:val="00990F2F"/>
    <w:rsid w:val="00991A98"/>
    <w:rsid w:val="00992FAE"/>
    <w:rsid w:val="00993BD0"/>
    <w:rsid w:val="00993CF6"/>
    <w:rsid w:val="009971EE"/>
    <w:rsid w:val="009A0643"/>
    <w:rsid w:val="009B31B6"/>
    <w:rsid w:val="009B4522"/>
    <w:rsid w:val="009B595C"/>
    <w:rsid w:val="009C02B6"/>
    <w:rsid w:val="009C4283"/>
    <w:rsid w:val="009D106B"/>
    <w:rsid w:val="009D1891"/>
    <w:rsid w:val="009D731D"/>
    <w:rsid w:val="009E19D0"/>
    <w:rsid w:val="009E23B9"/>
    <w:rsid w:val="009E6FD0"/>
    <w:rsid w:val="009F0131"/>
    <w:rsid w:val="009F1F8B"/>
    <w:rsid w:val="009F55F9"/>
    <w:rsid w:val="00A04264"/>
    <w:rsid w:val="00A04681"/>
    <w:rsid w:val="00A1734E"/>
    <w:rsid w:val="00A214B3"/>
    <w:rsid w:val="00A2193E"/>
    <w:rsid w:val="00A22DAE"/>
    <w:rsid w:val="00A34AE8"/>
    <w:rsid w:val="00A41FF0"/>
    <w:rsid w:val="00A430FB"/>
    <w:rsid w:val="00A44973"/>
    <w:rsid w:val="00A44EE6"/>
    <w:rsid w:val="00A46E51"/>
    <w:rsid w:val="00A5094B"/>
    <w:rsid w:val="00A552D0"/>
    <w:rsid w:val="00A55D44"/>
    <w:rsid w:val="00A567FF"/>
    <w:rsid w:val="00A56E8B"/>
    <w:rsid w:val="00A72020"/>
    <w:rsid w:val="00A76CA8"/>
    <w:rsid w:val="00A772DF"/>
    <w:rsid w:val="00A83507"/>
    <w:rsid w:val="00A90026"/>
    <w:rsid w:val="00A90A80"/>
    <w:rsid w:val="00A94481"/>
    <w:rsid w:val="00A94E96"/>
    <w:rsid w:val="00A95FAD"/>
    <w:rsid w:val="00A97A48"/>
    <w:rsid w:val="00A97A5D"/>
    <w:rsid w:val="00AA1850"/>
    <w:rsid w:val="00AA1CCE"/>
    <w:rsid w:val="00AA3649"/>
    <w:rsid w:val="00AB0DA5"/>
    <w:rsid w:val="00AB5882"/>
    <w:rsid w:val="00AC0030"/>
    <w:rsid w:val="00AC0AFB"/>
    <w:rsid w:val="00AC5D23"/>
    <w:rsid w:val="00AD35EA"/>
    <w:rsid w:val="00AD680E"/>
    <w:rsid w:val="00AE0174"/>
    <w:rsid w:val="00AE5266"/>
    <w:rsid w:val="00AE7ECD"/>
    <w:rsid w:val="00AF2103"/>
    <w:rsid w:val="00AF2E22"/>
    <w:rsid w:val="00AF5EA0"/>
    <w:rsid w:val="00B01429"/>
    <w:rsid w:val="00B0223B"/>
    <w:rsid w:val="00B02C7D"/>
    <w:rsid w:val="00B034BE"/>
    <w:rsid w:val="00B050E6"/>
    <w:rsid w:val="00B0569F"/>
    <w:rsid w:val="00B070AE"/>
    <w:rsid w:val="00B07454"/>
    <w:rsid w:val="00B07FF2"/>
    <w:rsid w:val="00B10E70"/>
    <w:rsid w:val="00B21260"/>
    <w:rsid w:val="00B24EF3"/>
    <w:rsid w:val="00B27E6D"/>
    <w:rsid w:val="00B303A0"/>
    <w:rsid w:val="00B32127"/>
    <w:rsid w:val="00B321DC"/>
    <w:rsid w:val="00B33167"/>
    <w:rsid w:val="00B351EB"/>
    <w:rsid w:val="00B41028"/>
    <w:rsid w:val="00B476F8"/>
    <w:rsid w:val="00B50FCF"/>
    <w:rsid w:val="00B523BE"/>
    <w:rsid w:val="00B548A0"/>
    <w:rsid w:val="00B55952"/>
    <w:rsid w:val="00B57098"/>
    <w:rsid w:val="00B62160"/>
    <w:rsid w:val="00B64EF9"/>
    <w:rsid w:val="00B65F90"/>
    <w:rsid w:val="00B71E93"/>
    <w:rsid w:val="00B731DF"/>
    <w:rsid w:val="00B73780"/>
    <w:rsid w:val="00B80E39"/>
    <w:rsid w:val="00B97DE3"/>
    <w:rsid w:val="00BA0811"/>
    <w:rsid w:val="00BA14EA"/>
    <w:rsid w:val="00BA153C"/>
    <w:rsid w:val="00BA2B05"/>
    <w:rsid w:val="00BA6523"/>
    <w:rsid w:val="00BA6748"/>
    <w:rsid w:val="00BB3854"/>
    <w:rsid w:val="00BB7088"/>
    <w:rsid w:val="00BC0B37"/>
    <w:rsid w:val="00BC4187"/>
    <w:rsid w:val="00BD2B26"/>
    <w:rsid w:val="00BD2DC3"/>
    <w:rsid w:val="00BD3EBF"/>
    <w:rsid w:val="00BD4668"/>
    <w:rsid w:val="00BE1BAD"/>
    <w:rsid w:val="00BE1C5A"/>
    <w:rsid w:val="00BE213F"/>
    <w:rsid w:val="00BE38D9"/>
    <w:rsid w:val="00BE447B"/>
    <w:rsid w:val="00BF025F"/>
    <w:rsid w:val="00BF21A1"/>
    <w:rsid w:val="00BF6A9B"/>
    <w:rsid w:val="00C02861"/>
    <w:rsid w:val="00C076D8"/>
    <w:rsid w:val="00C103D9"/>
    <w:rsid w:val="00C15FB8"/>
    <w:rsid w:val="00C168C5"/>
    <w:rsid w:val="00C17C43"/>
    <w:rsid w:val="00C17D81"/>
    <w:rsid w:val="00C2223C"/>
    <w:rsid w:val="00C24B76"/>
    <w:rsid w:val="00C2522A"/>
    <w:rsid w:val="00C316B8"/>
    <w:rsid w:val="00C32650"/>
    <w:rsid w:val="00C32704"/>
    <w:rsid w:val="00C330F9"/>
    <w:rsid w:val="00C36CC6"/>
    <w:rsid w:val="00C37A27"/>
    <w:rsid w:val="00C425F2"/>
    <w:rsid w:val="00C44302"/>
    <w:rsid w:val="00C45462"/>
    <w:rsid w:val="00C45768"/>
    <w:rsid w:val="00C524A3"/>
    <w:rsid w:val="00C70389"/>
    <w:rsid w:val="00C75719"/>
    <w:rsid w:val="00C8407B"/>
    <w:rsid w:val="00C86B8F"/>
    <w:rsid w:val="00C90FEB"/>
    <w:rsid w:val="00C958B1"/>
    <w:rsid w:val="00C95D0C"/>
    <w:rsid w:val="00CA2F9B"/>
    <w:rsid w:val="00CA7113"/>
    <w:rsid w:val="00CB00BC"/>
    <w:rsid w:val="00CB06AA"/>
    <w:rsid w:val="00CB1B34"/>
    <w:rsid w:val="00CB57E6"/>
    <w:rsid w:val="00CC5DFC"/>
    <w:rsid w:val="00CC7DB1"/>
    <w:rsid w:val="00CE56FA"/>
    <w:rsid w:val="00CE5A9B"/>
    <w:rsid w:val="00CF1D66"/>
    <w:rsid w:val="00CF31E9"/>
    <w:rsid w:val="00CF5142"/>
    <w:rsid w:val="00CF5CCD"/>
    <w:rsid w:val="00D05C36"/>
    <w:rsid w:val="00D06218"/>
    <w:rsid w:val="00D127A1"/>
    <w:rsid w:val="00D13578"/>
    <w:rsid w:val="00D263D2"/>
    <w:rsid w:val="00D31E9B"/>
    <w:rsid w:val="00D35846"/>
    <w:rsid w:val="00D35B16"/>
    <w:rsid w:val="00D41FFC"/>
    <w:rsid w:val="00D42190"/>
    <w:rsid w:val="00D44A71"/>
    <w:rsid w:val="00D50632"/>
    <w:rsid w:val="00D626B5"/>
    <w:rsid w:val="00D66C55"/>
    <w:rsid w:val="00D8008F"/>
    <w:rsid w:val="00D8100B"/>
    <w:rsid w:val="00D83C4F"/>
    <w:rsid w:val="00D86FBF"/>
    <w:rsid w:val="00D90FED"/>
    <w:rsid w:val="00D91F57"/>
    <w:rsid w:val="00D9341B"/>
    <w:rsid w:val="00D93E6A"/>
    <w:rsid w:val="00DA0176"/>
    <w:rsid w:val="00DA328A"/>
    <w:rsid w:val="00DA5A8D"/>
    <w:rsid w:val="00DA7F14"/>
    <w:rsid w:val="00DB07FB"/>
    <w:rsid w:val="00DB3DC5"/>
    <w:rsid w:val="00DB7C65"/>
    <w:rsid w:val="00DC031B"/>
    <w:rsid w:val="00DC3D9D"/>
    <w:rsid w:val="00DC60EB"/>
    <w:rsid w:val="00DC74C3"/>
    <w:rsid w:val="00DD04CE"/>
    <w:rsid w:val="00DD07E7"/>
    <w:rsid w:val="00DD0D86"/>
    <w:rsid w:val="00DD2A42"/>
    <w:rsid w:val="00DD4E7D"/>
    <w:rsid w:val="00DE0822"/>
    <w:rsid w:val="00DE59F2"/>
    <w:rsid w:val="00DE7164"/>
    <w:rsid w:val="00DF0A1F"/>
    <w:rsid w:val="00DF1428"/>
    <w:rsid w:val="00E06CF8"/>
    <w:rsid w:val="00E10FB2"/>
    <w:rsid w:val="00E23621"/>
    <w:rsid w:val="00E2723F"/>
    <w:rsid w:val="00E275D1"/>
    <w:rsid w:val="00E42CBA"/>
    <w:rsid w:val="00E43BB7"/>
    <w:rsid w:val="00E51CAD"/>
    <w:rsid w:val="00E568FE"/>
    <w:rsid w:val="00E56B63"/>
    <w:rsid w:val="00E57109"/>
    <w:rsid w:val="00E601F5"/>
    <w:rsid w:val="00E626D9"/>
    <w:rsid w:val="00E67E74"/>
    <w:rsid w:val="00E707ED"/>
    <w:rsid w:val="00E71B00"/>
    <w:rsid w:val="00E71BD9"/>
    <w:rsid w:val="00E808C0"/>
    <w:rsid w:val="00E84844"/>
    <w:rsid w:val="00E91B1B"/>
    <w:rsid w:val="00E92602"/>
    <w:rsid w:val="00E92E10"/>
    <w:rsid w:val="00E9627B"/>
    <w:rsid w:val="00EA6289"/>
    <w:rsid w:val="00EA63C1"/>
    <w:rsid w:val="00EA7560"/>
    <w:rsid w:val="00EB2BE4"/>
    <w:rsid w:val="00EB3EE5"/>
    <w:rsid w:val="00EB48D0"/>
    <w:rsid w:val="00EB70CC"/>
    <w:rsid w:val="00EB7321"/>
    <w:rsid w:val="00EC55F7"/>
    <w:rsid w:val="00ED2427"/>
    <w:rsid w:val="00ED36CE"/>
    <w:rsid w:val="00ED4CD3"/>
    <w:rsid w:val="00ED4F8D"/>
    <w:rsid w:val="00ED64CB"/>
    <w:rsid w:val="00ED70B7"/>
    <w:rsid w:val="00ED736C"/>
    <w:rsid w:val="00ED7AE7"/>
    <w:rsid w:val="00EE1CA8"/>
    <w:rsid w:val="00EE55BA"/>
    <w:rsid w:val="00EE67C5"/>
    <w:rsid w:val="00EF2A3A"/>
    <w:rsid w:val="00EF4CBB"/>
    <w:rsid w:val="00F0113D"/>
    <w:rsid w:val="00F05288"/>
    <w:rsid w:val="00F0640D"/>
    <w:rsid w:val="00F1236C"/>
    <w:rsid w:val="00F16BB6"/>
    <w:rsid w:val="00F224C4"/>
    <w:rsid w:val="00F24CC6"/>
    <w:rsid w:val="00F26AD6"/>
    <w:rsid w:val="00F26F37"/>
    <w:rsid w:val="00F270A8"/>
    <w:rsid w:val="00F32981"/>
    <w:rsid w:val="00F3304F"/>
    <w:rsid w:val="00F33E83"/>
    <w:rsid w:val="00F3658F"/>
    <w:rsid w:val="00F40220"/>
    <w:rsid w:val="00F41412"/>
    <w:rsid w:val="00F41F54"/>
    <w:rsid w:val="00F445F6"/>
    <w:rsid w:val="00F520C7"/>
    <w:rsid w:val="00F52B7E"/>
    <w:rsid w:val="00F53DA0"/>
    <w:rsid w:val="00F54137"/>
    <w:rsid w:val="00F6535C"/>
    <w:rsid w:val="00F6541E"/>
    <w:rsid w:val="00F66720"/>
    <w:rsid w:val="00F731E2"/>
    <w:rsid w:val="00F8120F"/>
    <w:rsid w:val="00F8186D"/>
    <w:rsid w:val="00F8243E"/>
    <w:rsid w:val="00F852DF"/>
    <w:rsid w:val="00F93A99"/>
    <w:rsid w:val="00F969B6"/>
    <w:rsid w:val="00FA48C8"/>
    <w:rsid w:val="00FA6672"/>
    <w:rsid w:val="00FA705F"/>
    <w:rsid w:val="00FB0908"/>
    <w:rsid w:val="00FB21FA"/>
    <w:rsid w:val="00FC187B"/>
    <w:rsid w:val="00FC2493"/>
    <w:rsid w:val="00FC2D24"/>
    <w:rsid w:val="00FC5D62"/>
    <w:rsid w:val="00FC6074"/>
    <w:rsid w:val="00FC654A"/>
    <w:rsid w:val="00FC6AFE"/>
    <w:rsid w:val="00FD605C"/>
    <w:rsid w:val="00FE71F9"/>
    <w:rsid w:val="00FE77C5"/>
    <w:rsid w:val="00FE7E5C"/>
    <w:rsid w:val="00FF0CF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F5D6D"/>
  <w15:docId w15:val="{294053FD-7804-4152-95CB-615F213C2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lsdException w:name="heading 2" w:semiHidden="1" w:uiPriority="1" w:unhideWhenUsed="1"/>
    <w:lsdException w:name="heading 3" w:semiHidden="1" w:uiPriority="1" w:unhideWhenUsed="1"/>
    <w:lsdException w:name="heading 4" w:semiHidden="1" w:uiPriority="1" w:unhideWhenUsed="1"/>
    <w:lsdException w:name="heading 5" w:semiHidden="1" w:uiPriority="1" w:unhideWhenUsed="1"/>
    <w:lsdException w:name="heading 6" w:semiHidden="1" w:uiPriority="1" w:unhideWhenUsed="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 w:unhideWhenUsed="1"/>
    <w:lsdException w:name="toc 6" w:semiHidden="1" w:uiPriority="3" w:unhideWhenUsed="1"/>
    <w:lsdException w:name="toc 7" w:semiHidden="1" w:uiPriority="3" w:unhideWhenUsed="1"/>
    <w:lsdException w:name="toc 8" w:semiHidden="1" w:uiPriority="3" w:unhideWhenUsed="1"/>
    <w:lsdException w:name="toc 9" w:semiHidden="1" w:uiPriority="3" w:unhideWhenUsed="1"/>
    <w:lsdException w:name="Normal Indent" w:semiHidden="1" w:unhideWhenUsed="1"/>
    <w:lsdException w:name="annotation text" w:semiHidden="1" w:unhideWhenUsed="1"/>
    <w:lsdException w:name="index heading" w:semiHidden="1" w:unhideWhenUsed="1"/>
    <w:lsdException w:name="caption" w:uiPriority="2"/>
    <w:lsdException w:name="table of figures" w:semiHidden="1" w:unhideWhenUsed="1"/>
    <w:lsdException w:name="envelope address" w:semiHidden="1" w:unhideWhenUsed="1"/>
    <w:lsdException w:name="envelope return" w:semiHidden="1" w:unhideWhenUsed="1"/>
    <w:lsdException w:name="footnote reference" w:uiPriority="2"/>
    <w:lsdException w:name="annotation reference" w:semiHidden="1" w:unhideWhenUsed="1"/>
    <w:lsdException w:name="line number" w:semiHidden="1" w:unhideWhenUsed="1"/>
    <w:lsdException w:name="page number" w:semiHidden="1" w:uiPriority="0" w:unhideWhenUsed="1"/>
    <w:lsdException w:name="endnote reference" w:uiPriority="2"/>
    <w:lsdException w:name="endnote text" w:uiPriority="2"/>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2" w:unhideWhenUsed="1"/>
    <w:lsdException w:name="Strong" w:uiPriority="22"/>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3"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4"/>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4"/>
    <w:lsdException w:name="Subtle Reference" w:uiPriority="4"/>
    <w:lsdException w:name="Intense Reference" w:uiPriority="4"/>
    <w:lsdException w:name="Book Title" w:uiPriority="4"/>
    <w:lsdException w:name="Bibliography" w:semiHidden="1" w:uiPriority="4" w:unhideWhenUsed="1"/>
    <w:lsdException w:name="TOC Heading" w:semiHidden="1" w:uiPriority="3"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923"/>
    <w:pPr>
      <w:tabs>
        <w:tab w:val="left" w:pos="221"/>
      </w:tabs>
      <w:spacing w:after="0" w:line="260" w:lineRule="atLeast"/>
    </w:pPr>
    <w:rPr>
      <w:rFonts w:ascii="Calibri" w:hAnsi="Calibri" w:cs="Calibri"/>
      <w:sz w:val="20"/>
      <w:szCs w:val="20"/>
    </w:rPr>
  </w:style>
  <w:style w:type="paragraph" w:styleId="Heading1">
    <w:name w:val="heading 1"/>
    <w:basedOn w:val="Normal"/>
    <w:next w:val="Normal"/>
    <w:link w:val="Heading1Char"/>
    <w:uiPriority w:val="1"/>
    <w:rsid w:val="00C330F9"/>
    <w:pPr>
      <w:keepNext/>
      <w:keepLines/>
      <w:numPr>
        <w:numId w:val="1"/>
      </w:numPr>
      <w:spacing w:before="351"/>
      <w:outlineLvl w:val="0"/>
    </w:pPr>
    <w:rPr>
      <w:rFonts w:eastAsiaTheme="majorEastAsia" w:cstheme="majorBidi"/>
      <w:b/>
      <w:bCs/>
      <w:szCs w:val="28"/>
    </w:rPr>
  </w:style>
  <w:style w:type="paragraph" w:styleId="Heading2">
    <w:name w:val="heading 2"/>
    <w:basedOn w:val="Normal"/>
    <w:next w:val="Normal"/>
    <w:link w:val="Heading2Char"/>
    <w:uiPriority w:val="1"/>
    <w:rsid w:val="00C330F9"/>
    <w:pPr>
      <w:keepNext/>
      <w:keepLines/>
      <w:numPr>
        <w:ilvl w:val="1"/>
        <w:numId w:val="1"/>
      </w:numPr>
      <w:outlineLvl w:val="1"/>
    </w:pPr>
    <w:rPr>
      <w:rFonts w:eastAsiaTheme="majorEastAsia" w:cstheme="majorBidi"/>
      <w:bCs/>
      <w:szCs w:val="26"/>
    </w:rPr>
  </w:style>
  <w:style w:type="paragraph" w:styleId="Heading3">
    <w:name w:val="heading 3"/>
    <w:basedOn w:val="Normal"/>
    <w:next w:val="Normal"/>
    <w:link w:val="Heading3Char"/>
    <w:uiPriority w:val="1"/>
    <w:rsid w:val="00C330F9"/>
    <w:pPr>
      <w:keepNext/>
      <w:keepLines/>
      <w:numPr>
        <w:ilvl w:val="2"/>
        <w:numId w:val="1"/>
      </w:numPr>
      <w:outlineLvl w:val="2"/>
    </w:pPr>
    <w:rPr>
      <w:rFonts w:eastAsiaTheme="majorEastAsia" w:cstheme="majorBidi"/>
      <w:bCs/>
    </w:rPr>
  </w:style>
  <w:style w:type="paragraph" w:styleId="Heading4">
    <w:name w:val="heading 4"/>
    <w:basedOn w:val="Normal"/>
    <w:next w:val="Normal"/>
    <w:link w:val="Heading4Char"/>
    <w:uiPriority w:val="1"/>
    <w:rsid w:val="00C330F9"/>
    <w:pPr>
      <w:keepNext/>
      <w:keepLines/>
      <w:numPr>
        <w:ilvl w:val="3"/>
        <w:numId w:val="1"/>
      </w:numPr>
      <w:outlineLvl w:val="3"/>
    </w:pPr>
    <w:rPr>
      <w:rFonts w:eastAsiaTheme="majorEastAsia" w:cstheme="majorBidi"/>
      <w:bCs/>
      <w:iCs/>
    </w:rPr>
  </w:style>
  <w:style w:type="paragraph" w:styleId="Heading5">
    <w:name w:val="heading 5"/>
    <w:basedOn w:val="Normal"/>
    <w:next w:val="Normal"/>
    <w:link w:val="Heading5Char"/>
    <w:uiPriority w:val="1"/>
    <w:semiHidden/>
    <w:unhideWhenUsed/>
    <w:rsid w:val="00C330F9"/>
    <w:pPr>
      <w:keepNext/>
      <w:keepLines/>
      <w:numPr>
        <w:ilvl w:val="4"/>
        <w:numId w:val="1"/>
      </w:numPr>
      <w:outlineLvl w:val="4"/>
    </w:pPr>
    <w:rPr>
      <w:rFonts w:eastAsiaTheme="majorEastAsia" w:cstheme="majorBidi"/>
    </w:rPr>
  </w:style>
  <w:style w:type="paragraph" w:styleId="Heading6">
    <w:name w:val="heading 6"/>
    <w:basedOn w:val="Normal"/>
    <w:next w:val="Normal"/>
    <w:link w:val="Heading6Char"/>
    <w:uiPriority w:val="1"/>
    <w:semiHidden/>
    <w:unhideWhenUsed/>
    <w:rsid w:val="00C330F9"/>
    <w:pPr>
      <w:keepNext/>
      <w:keepLines/>
      <w:numPr>
        <w:ilvl w:val="5"/>
        <w:numId w:val="1"/>
      </w:numPr>
      <w:outlineLvl w:val="5"/>
    </w:pPr>
    <w:rPr>
      <w:rFonts w:eastAsiaTheme="majorEastAsia" w:cstheme="majorBidi"/>
      <w:iCs/>
    </w:rPr>
  </w:style>
  <w:style w:type="paragraph" w:styleId="Heading7">
    <w:name w:val="heading 7"/>
    <w:basedOn w:val="Normal"/>
    <w:next w:val="Normal"/>
    <w:link w:val="Heading7Char"/>
    <w:uiPriority w:val="1"/>
    <w:semiHidden/>
    <w:unhideWhenUsed/>
    <w:rsid w:val="00C330F9"/>
    <w:pPr>
      <w:keepNext/>
      <w:keepLines/>
      <w:numPr>
        <w:ilvl w:val="6"/>
        <w:numId w:val="1"/>
      </w:numPr>
      <w:outlineLvl w:val="6"/>
    </w:pPr>
    <w:rPr>
      <w:rFonts w:eastAsiaTheme="majorEastAsia" w:cstheme="majorBidi"/>
      <w:iCs/>
    </w:rPr>
  </w:style>
  <w:style w:type="paragraph" w:styleId="Heading8">
    <w:name w:val="heading 8"/>
    <w:basedOn w:val="Normal"/>
    <w:next w:val="Normal"/>
    <w:link w:val="Heading8Char"/>
    <w:uiPriority w:val="1"/>
    <w:semiHidden/>
    <w:unhideWhenUsed/>
    <w:rsid w:val="00C330F9"/>
    <w:pPr>
      <w:keepNext/>
      <w:keepLines/>
      <w:numPr>
        <w:ilvl w:val="7"/>
        <w:numId w:val="1"/>
      </w:numPr>
      <w:outlineLvl w:val="7"/>
    </w:pPr>
    <w:rPr>
      <w:rFonts w:eastAsiaTheme="majorEastAsia" w:cstheme="majorBidi"/>
    </w:rPr>
  </w:style>
  <w:style w:type="paragraph" w:styleId="Heading9">
    <w:name w:val="heading 9"/>
    <w:basedOn w:val="Normal"/>
    <w:next w:val="Normal"/>
    <w:link w:val="Heading9Char"/>
    <w:uiPriority w:val="1"/>
    <w:semiHidden/>
    <w:unhideWhenUsed/>
    <w:rsid w:val="00C330F9"/>
    <w:pPr>
      <w:keepNext/>
      <w:keepLines/>
      <w:numPr>
        <w:ilvl w:val="8"/>
        <w:numId w:val="1"/>
      </w:numPr>
      <w:outlineLvl w:val="8"/>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rsid w:val="00C330F9"/>
    <w:pPr>
      <w:ind w:left="720"/>
      <w:contextualSpacing/>
    </w:pPr>
  </w:style>
  <w:style w:type="character" w:customStyle="1" w:styleId="Heading1Char">
    <w:name w:val="Heading 1 Char"/>
    <w:basedOn w:val="DefaultParagraphFont"/>
    <w:link w:val="Heading1"/>
    <w:uiPriority w:val="1"/>
    <w:rsid w:val="00B303A0"/>
    <w:rPr>
      <w:rFonts w:ascii="Arial" w:eastAsiaTheme="majorEastAsia" w:hAnsi="Arial" w:cstheme="majorBidi"/>
      <w:b/>
      <w:bCs/>
      <w:sz w:val="20"/>
      <w:szCs w:val="28"/>
    </w:rPr>
  </w:style>
  <w:style w:type="character" w:styleId="PlaceholderText">
    <w:name w:val="Placeholder Text"/>
    <w:basedOn w:val="DefaultParagraphFont"/>
    <w:uiPriority w:val="99"/>
    <w:semiHidden/>
    <w:rsid w:val="00C330F9"/>
    <w:rPr>
      <w:color w:val="808080"/>
    </w:rPr>
  </w:style>
  <w:style w:type="paragraph" w:styleId="BalloonText">
    <w:name w:val="Balloon Text"/>
    <w:basedOn w:val="Normal"/>
    <w:link w:val="BalloonTextChar"/>
    <w:uiPriority w:val="99"/>
    <w:semiHidden/>
    <w:unhideWhenUsed/>
    <w:rsid w:val="00C330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E29"/>
    <w:rPr>
      <w:rFonts w:ascii="Tahoma" w:hAnsi="Tahoma" w:cs="Tahoma"/>
      <w:sz w:val="16"/>
      <w:szCs w:val="16"/>
    </w:rPr>
  </w:style>
  <w:style w:type="character" w:customStyle="1" w:styleId="Heading2Char">
    <w:name w:val="Heading 2 Char"/>
    <w:basedOn w:val="DefaultParagraphFont"/>
    <w:link w:val="Heading2"/>
    <w:uiPriority w:val="1"/>
    <w:rsid w:val="00B303A0"/>
    <w:rPr>
      <w:rFonts w:ascii="Arial" w:eastAsiaTheme="majorEastAsia" w:hAnsi="Arial" w:cstheme="majorBidi"/>
      <w:bCs/>
      <w:sz w:val="20"/>
      <w:szCs w:val="26"/>
    </w:rPr>
  </w:style>
  <w:style w:type="character" w:customStyle="1" w:styleId="Heading3Char">
    <w:name w:val="Heading 3 Char"/>
    <w:basedOn w:val="DefaultParagraphFont"/>
    <w:link w:val="Heading3"/>
    <w:uiPriority w:val="1"/>
    <w:rsid w:val="00B303A0"/>
    <w:rPr>
      <w:rFonts w:ascii="Arial" w:eastAsiaTheme="majorEastAsia" w:hAnsi="Arial" w:cstheme="majorBidi"/>
      <w:bCs/>
      <w:sz w:val="20"/>
    </w:rPr>
  </w:style>
  <w:style w:type="paragraph" w:styleId="Title">
    <w:name w:val="Title"/>
    <w:basedOn w:val="Normal"/>
    <w:next w:val="Normal"/>
    <w:link w:val="TitleChar"/>
    <w:uiPriority w:val="4"/>
    <w:semiHidden/>
    <w:unhideWhenUsed/>
    <w:rsid w:val="00C330F9"/>
    <w:pPr>
      <w:pBdr>
        <w:bottom w:val="single" w:sz="8" w:space="4" w:color="29462B" w:themeColor="accent1"/>
      </w:pBdr>
      <w:spacing w:line="440" w:lineRule="atLeast"/>
      <w:contextualSpacing/>
    </w:pPr>
    <w:rPr>
      <w:rFonts w:eastAsiaTheme="majorEastAsia" w:cstheme="majorBidi"/>
      <w:b/>
      <w:spacing w:val="5"/>
      <w:kern w:val="28"/>
      <w:sz w:val="40"/>
      <w:szCs w:val="52"/>
    </w:rPr>
  </w:style>
  <w:style w:type="character" w:customStyle="1" w:styleId="TitleChar">
    <w:name w:val="Title Char"/>
    <w:basedOn w:val="DefaultParagraphFont"/>
    <w:link w:val="Title"/>
    <w:uiPriority w:val="4"/>
    <w:semiHidden/>
    <w:rsid w:val="00DE0822"/>
    <w:rPr>
      <w:rFonts w:ascii="Arial" w:eastAsiaTheme="majorEastAsia" w:hAnsi="Arial" w:cstheme="majorBidi"/>
      <w:b/>
      <w:spacing w:val="5"/>
      <w:kern w:val="28"/>
      <w:sz w:val="40"/>
      <w:szCs w:val="52"/>
    </w:rPr>
  </w:style>
  <w:style w:type="paragraph" w:styleId="Subtitle">
    <w:name w:val="Subtitle"/>
    <w:basedOn w:val="Normal"/>
    <w:next w:val="Normal"/>
    <w:link w:val="SubtitleChar"/>
    <w:uiPriority w:val="4"/>
    <w:semiHidden/>
    <w:unhideWhenUsed/>
    <w:rsid w:val="00C330F9"/>
    <w:pPr>
      <w:numPr>
        <w:ilvl w:val="1"/>
      </w:numPr>
      <w:spacing w:line="440" w:lineRule="atLeast"/>
    </w:pPr>
    <w:rPr>
      <w:rFonts w:eastAsiaTheme="majorEastAsia" w:cstheme="majorBidi"/>
      <w:b/>
      <w:iCs/>
      <w:spacing w:val="15"/>
      <w:sz w:val="40"/>
      <w:szCs w:val="24"/>
    </w:rPr>
  </w:style>
  <w:style w:type="character" w:customStyle="1" w:styleId="SubtitleChar">
    <w:name w:val="Subtitle Char"/>
    <w:basedOn w:val="DefaultParagraphFont"/>
    <w:link w:val="Subtitle"/>
    <w:uiPriority w:val="4"/>
    <w:semiHidden/>
    <w:rsid w:val="00DE0822"/>
    <w:rPr>
      <w:rFonts w:ascii="Arial" w:eastAsiaTheme="majorEastAsia" w:hAnsi="Arial" w:cstheme="majorBidi"/>
      <w:b/>
      <w:iCs/>
      <w:spacing w:val="15"/>
      <w:sz w:val="40"/>
      <w:szCs w:val="24"/>
    </w:rPr>
  </w:style>
  <w:style w:type="character" w:styleId="SubtleEmphasis">
    <w:name w:val="Subtle Emphasis"/>
    <w:basedOn w:val="DefaultParagraphFont"/>
    <w:uiPriority w:val="19"/>
    <w:unhideWhenUsed/>
    <w:rsid w:val="00C330F9"/>
    <w:rPr>
      <w:rFonts w:ascii="Verdana" w:hAnsi="Verdana"/>
      <w:i/>
      <w:iCs/>
      <w:color w:val="auto"/>
      <w:sz w:val="18"/>
    </w:rPr>
  </w:style>
  <w:style w:type="character" w:styleId="Emphasis">
    <w:name w:val="Emphasis"/>
    <w:basedOn w:val="DefaultParagraphFont"/>
    <w:uiPriority w:val="4"/>
    <w:semiHidden/>
    <w:unhideWhenUsed/>
    <w:rsid w:val="00C330F9"/>
    <w:rPr>
      <w:rFonts w:ascii="Verdana" w:hAnsi="Verdana"/>
      <w:i/>
      <w:iCs/>
      <w:sz w:val="18"/>
    </w:rPr>
  </w:style>
  <w:style w:type="character" w:styleId="IntenseEmphasis">
    <w:name w:val="Intense Emphasis"/>
    <w:basedOn w:val="DefaultParagraphFont"/>
    <w:uiPriority w:val="4"/>
    <w:semiHidden/>
    <w:unhideWhenUsed/>
    <w:rsid w:val="00C330F9"/>
    <w:rPr>
      <w:rFonts w:ascii="Verdana" w:hAnsi="Verdana"/>
      <w:b/>
      <w:bCs/>
      <w:i/>
      <w:iCs/>
      <w:color w:val="auto"/>
      <w:sz w:val="18"/>
    </w:rPr>
  </w:style>
  <w:style w:type="character" w:styleId="Strong">
    <w:name w:val="Strong"/>
    <w:basedOn w:val="DefaultParagraphFont"/>
    <w:uiPriority w:val="22"/>
    <w:unhideWhenUsed/>
    <w:rsid w:val="00C330F9"/>
    <w:rPr>
      <w:rFonts w:ascii="Verdana" w:hAnsi="Verdana"/>
      <w:b/>
      <w:bCs/>
      <w:sz w:val="18"/>
    </w:rPr>
  </w:style>
  <w:style w:type="paragraph" w:styleId="IntenseQuote">
    <w:name w:val="Intense Quote"/>
    <w:basedOn w:val="Normal"/>
    <w:next w:val="Normal"/>
    <w:link w:val="IntenseQuoteChar"/>
    <w:uiPriority w:val="30"/>
    <w:unhideWhenUsed/>
    <w:qFormat/>
    <w:rsid w:val="00A772DF"/>
    <w:pPr>
      <w:spacing w:before="200" w:after="280"/>
      <w:ind w:left="936" w:right="936"/>
    </w:pPr>
    <w:rPr>
      <w:bCs/>
      <w:i/>
      <w:iCs/>
    </w:rPr>
  </w:style>
  <w:style w:type="character" w:customStyle="1" w:styleId="IntenseQuoteChar">
    <w:name w:val="Intense Quote Char"/>
    <w:basedOn w:val="DefaultParagraphFont"/>
    <w:link w:val="IntenseQuote"/>
    <w:uiPriority w:val="30"/>
    <w:rsid w:val="00A772DF"/>
    <w:rPr>
      <w:rFonts w:ascii="Georgia" w:hAnsi="Georgia"/>
      <w:bCs/>
      <w:i/>
      <w:iCs/>
      <w:sz w:val="20"/>
    </w:rPr>
  </w:style>
  <w:style w:type="character" w:styleId="SubtleReference">
    <w:name w:val="Subtle Reference"/>
    <w:basedOn w:val="DefaultParagraphFont"/>
    <w:uiPriority w:val="4"/>
    <w:semiHidden/>
    <w:unhideWhenUsed/>
    <w:rsid w:val="00C330F9"/>
    <w:rPr>
      <w:rFonts w:ascii="Verdana" w:hAnsi="Verdana"/>
      <w:smallCaps/>
      <w:color w:val="auto"/>
      <w:sz w:val="18"/>
      <w:u w:val="single"/>
    </w:rPr>
  </w:style>
  <w:style w:type="character" w:styleId="IntenseReference">
    <w:name w:val="Intense Reference"/>
    <w:basedOn w:val="DefaultParagraphFont"/>
    <w:uiPriority w:val="4"/>
    <w:semiHidden/>
    <w:unhideWhenUsed/>
    <w:rsid w:val="00C330F9"/>
    <w:rPr>
      <w:rFonts w:ascii="Verdana" w:hAnsi="Verdana"/>
      <w:b/>
      <w:bCs/>
      <w:smallCaps/>
      <w:color w:val="auto"/>
      <w:spacing w:val="5"/>
      <w:sz w:val="18"/>
      <w:u w:val="single"/>
    </w:rPr>
  </w:style>
  <w:style w:type="character" w:styleId="BookTitle">
    <w:name w:val="Book Title"/>
    <w:basedOn w:val="DefaultParagraphFont"/>
    <w:uiPriority w:val="4"/>
    <w:semiHidden/>
    <w:unhideWhenUsed/>
    <w:rsid w:val="00C330F9"/>
    <w:rPr>
      <w:rFonts w:ascii="Verdana" w:hAnsi="Verdana"/>
      <w:b/>
      <w:bCs/>
      <w:smallCaps/>
      <w:spacing w:val="5"/>
      <w:sz w:val="18"/>
    </w:rPr>
  </w:style>
  <w:style w:type="paragraph" w:styleId="Caption">
    <w:name w:val="caption"/>
    <w:basedOn w:val="Normal"/>
    <w:next w:val="Normal"/>
    <w:uiPriority w:val="2"/>
    <w:semiHidden/>
    <w:unhideWhenUsed/>
    <w:rsid w:val="00C330F9"/>
    <w:pPr>
      <w:spacing w:after="200"/>
    </w:pPr>
    <w:rPr>
      <w:bCs/>
      <w:sz w:val="16"/>
      <w:szCs w:val="18"/>
    </w:rPr>
  </w:style>
  <w:style w:type="character" w:styleId="EndnoteReference">
    <w:name w:val="endnote reference"/>
    <w:basedOn w:val="DefaultParagraphFont"/>
    <w:uiPriority w:val="2"/>
    <w:semiHidden/>
    <w:unhideWhenUsed/>
    <w:rsid w:val="00C330F9"/>
    <w:rPr>
      <w:rFonts w:ascii="Verdana" w:hAnsi="Verdana"/>
      <w:sz w:val="14"/>
      <w:vertAlign w:val="superscript"/>
    </w:rPr>
  </w:style>
  <w:style w:type="paragraph" w:styleId="EndnoteText">
    <w:name w:val="endnote text"/>
    <w:basedOn w:val="Normal"/>
    <w:link w:val="EndnoteTextChar"/>
    <w:uiPriority w:val="2"/>
    <w:semiHidden/>
    <w:unhideWhenUsed/>
    <w:rsid w:val="00C330F9"/>
    <w:pPr>
      <w:spacing w:line="180" w:lineRule="atLeast"/>
    </w:pPr>
    <w:rPr>
      <w:sz w:val="14"/>
    </w:rPr>
  </w:style>
  <w:style w:type="character" w:customStyle="1" w:styleId="EndnoteTextChar">
    <w:name w:val="Endnote Text Char"/>
    <w:basedOn w:val="DefaultParagraphFont"/>
    <w:link w:val="EndnoteText"/>
    <w:uiPriority w:val="2"/>
    <w:semiHidden/>
    <w:rsid w:val="00AD35EA"/>
    <w:rPr>
      <w:rFonts w:ascii="Arial" w:hAnsi="Arial"/>
      <w:sz w:val="14"/>
      <w:szCs w:val="20"/>
    </w:rPr>
  </w:style>
  <w:style w:type="paragraph" w:styleId="Footer">
    <w:name w:val="footer"/>
    <w:basedOn w:val="Normal"/>
    <w:link w:val="FooterChar"/>
    <w:uiPriority w:val="99"/>
    <w:unhideWhenUsed/>
    <w:rsid w:val="005D33D0"/>
    <w:pPr>
      <w:tabs>
        <w:tab w:val="center" w:pos="4819"/>
        <w:tab w:val="right" w:pos="9638"/>
      </w:tabs>
      <w:spacing w:line="200" w:lineRule="atLeast"/>
      <w:jc w:val="right"/>
    </w:pPr>
    <w:rPr>
      <w:sz w:val="16"/>
    </w:rPr>
  </w:style>
  <w:style w:type="character" w:customStyle="1" w:styleId="FooterChar">
    <w:name w:val="Footer Char"/>
    <w:basedOn w:val="DefaultParagraphFont"/>
    <w:link w:val="Footer"/>
    <w:uiPriority w:val="99"/>
    <w:rsid w:val="005D33D0"/>
    <w:rPr>
      <w:rFonts w:ascii="Georgia" w:hAnsi="Georgia"/>
      <w:sz w:val="16"/>
    </w:rPr>
  </w:style>
  <w:style w:type="character" w:styleId="FootnoteReference">
    <w:name w:val="footnote reference"/>
    <w:basedOn w:val="DefaultParagraphFont"/>
    <w:uiPriority w:val="2"/>
    <w:semiHidden/>
    <w:unhideWhenUsed/>
    <w:rsid w:val="00C330F9"/>
    <w:rPr>
      <w:rFonts w:ascii="Verdana" w:hAnsi="Verdana"/>
      <w:sz w:val="14"/>
      <w:vertAlign w:val="superscript"/>
    </w:rPr>
  </w:style>
  <w:style w:type="paragraph" w:styleId="FootnoteText">
    <w:name w:val="footnote text"/>
    <w:basedOn w:val="Normal"/>
    <w:link w:val="FootnoteTextChar"/>
    <w:uiPriority w:val="99"/>
    <w:unhideWhenUsed/>
    <w:rsid w:val="00C330F9"/>
    <w:pPr>
      <w:spacing w:line="180" w:lineRule="atLeast"/>
    </w:pPr>
    <w:rPr>
      <w:sz w:val="14"/>
    </w:rPr>
  </w:style>
  <w:style w:type="character" w:customStyle="1" w:styleId="FootnoteTextChar">
    <w:name w:val="Footnote Text Char"/>
    <w:basedOn w:val="DefaultParagraphFont"/>
    <w:link w:val="FootnoteText"/>
    <w:uiPriority w:val="99"/>
    <w:rsid w:val="00AD35EA"/>
    <w:rPr>
      <w:rFonts w:ascii="Arial" w:hAnsi="Arial"/>
      <w:sz w:val="14"/>
      <w:szCs w:val="20"/>
    </w:rPr>
  </w:style>
  <w:style w:type="paragraph" w:styleId="Header">
    <w:name w:val="header"/>
    <w:basedOn w:val="Normal"/>
    <w:link w:val="HeaderChar"/>
    <w:uiPriority w:val="99"/>
    <w:unhideWhenUsed/>
    <w:rsid w:val="00C330F9"/>
    <w:pPr>
      <w:tabs>
        <w:tab w:val="center" w:pos="4819"/>
        <w:tab w:val="right" w:pos="9638"/>
      </w:tabs>
      <w:spacing w:line="200" w:lineRule="atLeast"/>
    </w:pPr>
    <w:rPr>
      <w:sz w:val="16"/>
    </w:rPr>
  </w:style>
  <w:style w:type="character" w:customStyle="1" w:styleId="HeaderChar">
    <w:name w:val="Header Char"/>
    <w:basedOn w:val="DefaultParagraphFont"/>
    <w:link w:val="Header"/>
    <w:uiPriority w:val="99"/>
    <w:rsid w:val="00AD35EA"/>
    <w:rPr>
      <w:rFonts w:ascii="Arial" w:hAnsi="Arial"/>
      <w:sz w:val="16"/>
    </w:rPr>
  </w:style>
  <w:style w:type="paragraph" w:styleId="ListBullet">
    <w:name w:val="List Bullet"/>
    <w:basedOn w:val="Normal"/>
    <w:qFormat/>
    <w:rsid w:val="00A772DF"/>
    <w:pPr>
      <w:numPr>
        <w:numId w:val="2"/>
      </w:numPr>
      <w:spacing w:before="60"/>
    </w:pPr>
  </w:style>
  <w:style w:type="paragraph" w:styleId="ListNumber">
    <w:name w:val="List Number"/>
    <w:basedOn w:val="Normal"/>
    <w:uiPriority w:val="2"/>
    <w:rsid w:val="00C330F9"/>
    <w:pPr>
      <w:numPr>
        <w:numId w:val="4"/>
      </w:numPr>
      <w:contextualSpacing/>
    </w:pPr>
  </w:style>
  <w:style w:type="paragraph" w:styleId="TOC1">
    <w:name w:val="toc 1"/>
    <w:basedOn w:val="Normal"/>
    <w:next w:val="Normal"/>
    <w:uiPriority w:val="39"/>
    <w:rsid w:val="0014103C"/>
    <w:pPr>
      <w:tabs>
        <w:tab w:val="clear" w:pos="221"/>
        <w:tab w:val="right" w:leader="dot" w:pos="7938"/>
      </w:tabs>
      <w:spacing w:line="360" w:lineRule="atLeast"/>
      <w:ind w:right="567"/>
    </w:pPr>
    <w:rPr>
      <w:rFonts w:ascii="Playfair Display SemiBold" w:hAnsi="Playfair Display SemiBold"/>
      <w:caps/>
    </w:rPr>
  </w:style>
  <w:style w:type="paragraph" w:styleId="TOC2">
    <w:name w:val="toc 2"/>
    <w:basedOn w:val="Normal"/>
    <w:next w:val="Normal"/>
    <w:uiPriority w:val="39"/>
    <w:unhideWhenUsed/>
    <w:rsid w:val="0014103C"/>
    <w:pPr>
      <w:tabs>
        <w:tab w:val="right" w:leader="dot" w:pos="7938"/>
      </w:tabs>
      <w:spacing w:line="360" w:lineRule="atLeast"/>
      <w:ind w:left="284" w:right="567"/>
    </w:pPr>
  </w:style>
  <w:style w:type="paragraph" w:styleId="TOC3">
    <w:name w:val="toc 3"/>
    <w:basedOn w:val="Normal"/>
    <w:next w:val="Normal"/>
    <w:uiPriority w:val="39"/>
    <w:unhideWhenUsed/>
    <w:rsid w:val="0014103C"/>
    <w:pPr>
      <w:tabs>
        <w:tab w:val="clear" w:pos="221"/>
        <w:tab w:val="right" w:leader="dot" w:pos="7938"/>
      </w:tabs>
      <w:spacing w:line="360" w:lineRule="atLeast"/>
      <w:ind w:left="567" w:right="567"/>
    </w:pPr>
  </w:style>
  <w:style w:type="paragraph" w:styleId="TOC4">
    <w:name w:val="toc 4"/>
    <w:basedOn w:val="Normal"/>
    <w:next w:val="Normal"/>
    <w:uiPriority w:val="39"/>
    <w:unhideWhenUsed/>
    <w:rsid w:val="00C330F9"/>
    <w:pPr>
      <w:spacing w:line="360" w:lineRule="atLeast"/>
      <w:ind w:right="567"/>
    </w:pPr>
  </w:style>
  <w:style w:type="paragraph" w:styleId="TOC5">
    <w:name w:val="toc 5"/>
    <w:basedOn w:val="Normal"/>
    <w:next w:val="Normal"/>
    <w:uiPriority w:val="3"/>
    <w:semiHidden/>
    <w:unhideWhenUsed/>
    <w:rsid w:val="00C330F9"/>
    <w:pPr>
      <w:spacing w:line="360" w:lineRule="atLeast"/>
    </w:pPr>
  </w:style>
  <w:style w:type="paragraph" w:styleId="TOC6">
    <w:name w:val="toc 6"/>
    <w:basedOn w:val="Normal"/>
    <w:next w:val="Normal"/>
    <w:uiPriority w:val="3"/>
    <w:semiHidden/>
    <w:unhideWhenUsed/>
    <w:rsid w:val="00C330F9"/>
    <w:pPr>
      <w:spacing w:line="360" w:lineRule="atLeast"/>
      <w:ind w:right="567"/>
    </w:pPr>
  </w:style>
  <w:style w:type="paragraph" w:styleId="TOC7">
    <w:name w:val="toc 7"/>
    <w:basedOn w:val="Normal"/>
    <w:next w:val="Normal"/>
    <w:uiPriority w:val="3"/>
    <w:semiHidden/>
    <w:unhideWhenUsed/>
    <w:rsid w:val="00C330F9"/>
    <w:pPr>
      <w:spacing w:line="360" w:lineRule="atLeast"/>
      <w:ind w:right="567"/>
    </w:pPr>
  </w:style>
  <w:style w:type="paragraph" w:styleId="TOC8">
    <w:name w:val="toc 8"/>
    <w:basedOn w:val="Normal"/>
    <w:next w:val="Normal"/>
    <w:uiPriority w:val="3"/>
    <w:semiHidden/>
    <w:unhideWhenUsed/>
    <w:rsid w:val="00C330F9"/>
    <w:pPr>
      <w:spacing w:line="360" w:lineRule="atLeast"/>
      <w:ind w:right="567"/>
    </w:pPr>
  </w:style>
  <w:style w:type="paragraph" w:styleId="TOC9">
    <w:name w:val="toc 9"/>
    <w:basedOn w:val="Normal"/>
    <w:next w:val="Normal"/>
    <w:uiPriority w:val="3"/>
    <w:semiHidden/>
    <w:unhideWhenUsed/>
    <w:rsid w:val="00C330F9"/>
    <w:pPr>
      <w:ind w:right="567"/>
    </w:pPr>
  </w:style>
  <w:style w:type="paragraph" w:styleId="TOCHeading">
    <w:name w:val="TOC Heading"/>
    <w:basedOn w:val="Heading1"/>
    <w:next w:val="Normal"/>
    <w:uiPriority w:val="3"/>
    <w:semiHidden/>
    <w:unhideWhenUsed/>
    <w:rsid w:val="00C330F9"/>
    <w:pPr>
      <w:pageBreakBefore/>
      <w:numPr>
        <w:numId w:val="0"/>
      </w:numPr>
      <w:spacing w:before="0" w:line="440" w:lineRule="atLeast"/>
      <w:outlineLvl w:val="9"/>
    </w:pPr>
    <w:rPr>
      <w:sz w:val="40"/>
    </w:rPr>
  </w:style>
  <w:style w:type="paragraph" w:styleId="BlockText">
    <w:name w:val="Block Text"/>
    <w:basedOn w:val="Normal"/>
    <w:uiPriority w:val="99"/>
    <w:semiHidden/>
    <w:unhideWhenUsed/>
    <w:rsid w:val="00C330F9"/>
    <w:pPr>
      <w:pBdr>
        <w:top w:val="single" w:sz="2" w:space="10" w:color="auto"/>
        <w:left w:val="single" w:sz="2" w:space="10" w:color="auto"/>
        <w:bottom w:val="single" w:sz="2" w:space="10" w:color="auto"/>
        <w:right w:val="single" w:sz="2" w:space="10" w:color="auto"/>
      </w:pBdr>
      <w:ind w:left="1152" w:right="1152"/>
    </w:pPr>
    <w:rPr>
      <w:rFonts w:eastAsiaTheme="minorEastAsia"/>
      <w:i/>
      <w:iCs/>
    </w:rPr>
  </w:style>
  <w:style w:type="paragraph" w:styleId="ListBullet2">
    <w:name w:val="List Bullet 2"/>
    <w:basedOn w:val="Normal"/>
    <w:uiPriority w:val="99"/>
    <w:semiHidden/>
    <w:unhideWhenUsed/>
    <w:rsid w:val="00C330F9"/>
    <w:pPr>
      <w:numPr>
        <w:numId w:val="3"/>
      </w:numPr>
      <w:contextualSpacing/>
    </w:pPr>
  </w:style>
  <w:style w:type="paragraph" w:styleId="NoteHeading">
    <w:name w:val="Note Heading"/>
    <w:basedOn w:val="Normal"/>
    <w:next w:val="Normal"/>
    <w:link w:val="NoteHeadingChar"/>
    <w:uiPriority w:val="99"/>
    <w:semiHidden/>
    <w:unhideWhenUsed/>
    <w:rsid w:val="00C330F9"/>
    <w:pPr>
      <w:spacing w:line="240" w:lineRule="auto"/>
    </w:pPr>
    <w:rPr>
      <w:b/>
    </w:rPr>
  </w:style>
  <w:style w:type="character" w:customStyle="1" w:styleId="NoteHeadingChar">
    <w:name w:val="Note Heading Char"/>
    <w:basedOn w:val="DefaultParagraphFont"/>
    <w:link w:val="NoteHeading"/>
    <w:uiPriority w:val="99"/>
    <w:semiHidden/>
    <w:rsid w:val="00312E17"/>
    <w:rPr>
      <w:rFonts w:ascii="Arial" w:hAnsi="Arial"/>
      <w:b/>
      <w:sz w:val="18"/>
    </w:rPr>
  </w:style>
  <w:style w:type="character" w:styleId="PageNumber">
    <w:name w:val="page number"/>
    <w:basedOn w:val="DefaultParagraphFont"/>
    <w:semiHidden/>
    <w:unhideWhenUsed/>
    <w:rsid w:val="00C330F9"/>
    <w:rPr>
      <w:rFonts w:ascii="Verdana" w:hAnsi="Verdana"/>
      <w:sz w:val="18"/>
    </w:rPr>
  </w:style>
  <w:style w:type="paragraph" w:styleId="TOAHeading">
    <w:name w:val="toa heading"/>
    <w:basedOn w:val="Normal"/>
    <w:next w:val="Normal"/>
    <w:uiPriority w:val="99"/>
    <w:semiHidden/>
    <w:unhideWhenUsed/>
    <w:rsid w:val="00C330F9"/>
    <w:pPr>
      <w:spacing w:line="440" w:lineRule="atLeast"/>
    </w:pPr>
    <w:rPr>
      <w:rFonts w:eastAsiaTheme="majorEastAsia" w:cstheme="majorBidi"/>
      <w:b/>
      <w:bCs/>
      <w:sz w:val="40"/>
      <w:szCs w:val="24"/>
    </w:rPr>
  </w:style>
  <w:style w:type="paragraph" w:styleId="TableofFigures">
    <w:name w:val="table of figures"/>
    <w:basedOn w:val="Normal"/>
    <w:next w:val="Normal"/>
    <w:uiPriority w:val="99"/>
    <w:semiHidden/>
    <w:unhideWhenUsed/>
    <w:rsid w:val="00C330F9"/>
    <w:pPr>
      <w:ind w:right="567"/>
    </w:pPr>
  </w:style>
  <w:style w:type="paragraph" w:styleId="Salutation">
    <w:name w:val="Salutation"/>
    <w:basedOn w:val="Normal"/>
    <w:next w:val="Normal"/>
    <w:link w:val="SalutationChar"/>
    <w:uiPriority w:val="99"/>
    <w:semiHidden/>
    <w:unhideWhenUsed/>
    <w:rsid w:val="00C330F9"/>
    <w:pPr>
      <w:keepNext/>
    </w:pPr>
  </w:style>
  <w:style w:type="character" w:customStyle="1" w:styleId="SalutationChar">
    <w:name w:val="Salutation Char"/>
    <w:basedOn w:val="DefaultParagraphFont"/>
    <w:link w:val="Salutation"/>
    <w:uiPriority w:val="99"/>
    <w:semiHidden/>
    <w:rsid w:val="00312E17"/>
    <w:rPr>
      <w:rFonts w:ascii="Arial" w:hAnsi="Arial"/>
      <w:sz w:val="18"/>
    </w:rPr>
  </w:style>
  <w:style w:type="paragraph" w:styleId="Date">
    <w:name w:val="Date"/>
    <w:basedOn w:val="Normal"/>
    <w:next w:val="Normal"/>
    <w:link w:val="DateChar"/>
    <w:uiPriority w:val="99"/>
    <w:semiHidden/>
    <w:unhideWhenUsed/>
    <w:rsid w:val="00C330F9"/>
  </w:style>
  <w:style w:type="character" w:customStyle="1" w:styleId="DateChar">
    <w:name w:val="Date Char"/>
    <w:basedOn w:val="DefaultParagraphFont"/>
    <w:link w:val="Date"/>
    <w:uiPriority w:val="99"/>
    <w:semiHidden/>
    <w:rsid w:val="00312E17"/>
    <w:rPr>
      <w:rFonts w:ascii="Arial" w:hAnsi="Arial"/>
      <w:sz w:val="18"/>
    </w:rPr>
  </w:style>
  <w:style w:type="paragraph" w:styleId="Quote">
    <w:name w:val="Quote"/>
    <w:basedOn w:val="Normal"/>
    <w:next w:val="Normal"/>
    <w:link w:val="QuoteChar"/>
    <w:uiPriority w:val="4"/>
    <w:semiHidden/>
    <w:unhideWhenUsed/>
    <w:rsid w:val="00C330F9"/>
    <w:rPr>
      <w:i/>
      <w:iCs/>
      <w:color w:val="29462B" w:themeColor="text1"/>
    </w:rPr>
  </w:style>
  <w:style w:type="character" w:customStyle="1" w:styleId="QuoteChar">
    <w:name w:val="Quote Char"/>
    <w:basedOn w:val="DefaultParagraphFont"/>
    <w:link w:val="Quote"/>
    <w:uiPriority w:val="4"/>
    <w:semiHidden/>
    <w:rsid w:val="00DE0822"/>
    <w:rPr>
      <w:rFonts w:ascii="Arial" w:hAnsi="Arial"/>
      <w:i/>
      <w:iCs/>
      <w:color w:val="29462B" w:themeColor="text1"/>
      <w:sz w:val="18"/>
    </w:rPr>
  </w:style>
  <w:style w:type="paragraph" w:customStyle="1" w:styleId="Tabletext">
    <w:name w:val="Table text"/>
    <w:basedOn w:val="Normal"/>
    <w:semiHidden/>
    <w:unhideWhenUsed/>
    <w:rsid w:val="00C330F9"/>
    <w:pPr>
      <w:spacing w:line="200" w:lineRule="atLeast"/>
    </w:pPr>
    <w:rPr>
      <w:sz w:val="16"/>
      <w:lang w:val="en-US"/>
    </w:rPr>
  </w:style>
  <w:style w:type="paragraph" w:customStyle="1" w:styleId="TableHeading">
    <w:name w:val="Table Heading"/>
    <w:basedOn w:val="Tabletext"/>
    <w:semiHidden/>
    <w:unhideWhenUsed/>
    <w:rsid w:val="00C330F9"/>
    <w:rPr>
      <w:b/>
    </w:rPr>
  </w:style>
  <w:style w:type="paragraph" w:customStyle="1" w:styleId="Tablenumbers">
    <w:name w:val="Table numbers"/>
    <w:basedOn w:val="TableHeading"/>
    <w:semiHidden/>
    <w:unhideWhenUsed/>
    <w:rsid w:val="00C330F9"/>
    <w:pPr>
      <w:jc w:val="right"/>
    </w:pPr>
    <w:rPr>
      <w:b w:val="0"/>
    </w:rPr>
  </w:style>
  <w:style w:type="paragraph" w:customStyle="1" w:styleId="TableTotal">
    <w:name w:val="Table Total"/>
    <w:basedOn w:val="Tablenumbers"/>
    <w:semiHidden/>
    <w:unhideWhenUsed/>
    <w:rsid w:val="00C330F9"/>
    <w:rPr>
      <w:b/>
    </w:rPr>
  </w:style>
  <w:style w:type="character" w:customStyle="1" w:styleId="Heading4Char">
    <w:name w:val="Heading 4 Char"/>
    <w:basedOn w:val="DefaultParagraphFont"/>
    <w:link w:val="Heading4"/>
    <w:uiPriority w:val="1"/>
    <w:rsid w:val="00B303A0"/>
    <w:rPr>
      <w:rFonts w:ascii="Arial" w:eastAsiaTheme="majorEastAsia" w:hAnsi="Arial" w:cstheme="majorBidi"/>
      <w:bCs/>
      <w:iCs/>
      <w:sz w:val="20"/>
    </w:rPr>
  </w:style>
  <w:style w:type="character" w:customStyle="1" w:styleId="Heading5Char">
    <w:name w:val="Heading 5 Char"/>
    <w:basedOn w:val="DefaultParagraphFont"/>
    <w:link w:val="Heading5"/>
    <w:uiPriority w:val="1"/>
    <w:semiHidden/>
    <w:rsid w:val="00AD35EA"/>
    <w:rPr>
      <w:rFonts w:ascii="Arial" w:eastAsiaTheme="majorEastAsia" w:hAnsi="Arial" w:cstheme="majorBidi"/>
      <w:sz w:val="20"/>
    </w:rPr>
  </w:style>
  <w:style w:type="character" w:customStyle="1" w:styleId="Heading6Char">
    <w:name w:val="Heading 6 Char"/>
    <w:basedOn w:val="DefaultParagraphFont"/>
    <w:link w:val="Heading6"/>
    <w:uiPriority w:val="1"/>
    <w:semiHidden/>
    <w:rsid w:val="00AD35EA"/>
    <w:rPr>
      <w:rFonts w:ascii="Arial" w:eastAsiaTheme="majorEastAsia" w:hAnsi="Arial" w:cstheme="majorBidi"/>
      <w:iCs/>
      <w:sz w:val="20"/>
    </w:rPr>
  </w:style>
  <w:style w:type="character" w:customStyle="1" w:styleId="Heading7Char">
    <w:name w:val="Heading 7 Char"/>
    <w:basedOn w:val="DefaultParagraphFont"/>
    <w:link w:val="Heading7"/>
    <w:uiPriority w:val="1"/>
    <w:semiHidden/>
    <w:rsid w:val="00AD35EA"/>
    <w:rPr>
      <w:rFonts w:ascii="Arial" w:eastAsiaTheme="majorEastAsia" w:hAnsi="Arial" w:cstheme="majorBidi"/>
      <w:iCs/>
      <w:sz w:val="20"/>
    </w:rPr>
  </w:style>
  <w:style w:type="character" w:customStyle="1" w:styleId="Heading8Char">
    <w:name w:val="Heading 8 Char"/>
    <w:basedOn w:val="DefaultParagraphFont"/>
    <w:link w:val="Heading8"/>
    <w:uiPriority w:val="1"/>
    <w:semiHidden/>
    <w:rsid w:val="00AD35EA"/>
    <w:rPr>
      <w:rFonts w:ascii="Arial" w:eastAsiaTheme="majorEastAsia" w:hAnsi="Arial" w:cstheme="majorBidi"/>
      <w:sz w:val="20"/>
      <w:szCs w:val="20"/>
    </w:rPr>
  </w:style>
  <w:style w:type="character" w:customStyle="1" w:styleId="Heading9Char">
    <w:name w:val="Heading 9 Char"/>
    <w:basedOn w:val="DefaultParagraphFont"/>
    <w:link w:val="Heading9"/>
    <w:uiPriority w:val="1"/>
    <w:semiHidden/>
    <w:rsid w:val="00AD35EA"/>
    <w:rPr>
      <w:rFonts w:ascii="Arial" w:eastAsiaTheme="majorEastAsia" w:hAnsi="Arial" w:cstheme="majorBidi"/>
      <w:iCs/>
      <w:sz w:val="20"/>
      <w:szCs w:val="20"/>
    </w:rPr>
  </w:style>
  <w:style w:type="paragraph" w:customStyle="1" w:styleId="Filsti">
    <w:name w:val="Filsti"/>
    <w:basedOn w:val="Template"/>
    <w:next w:val="Normal"/>
    <w:uiPriority w:val="5"/>
    <w:semiHidden/>
    <w:unhideWhenUsed/>
    <w:rsid w:val="00C330F9"/>
    <w:rPr>
      <w:sz w:val="14"/>
      <w:lang w:val="en-US"/>
    </w:rPr>
  </w:style>
  <w:style w:type="paragraph" w:customStyle="1" w:styleId="Infodefinision">
    <w:name w:val="Info definision"/>
    <w:basedOn w:val="Template"/>
    <w:uiPriority w:val="4"/>
    <w:unhideWhenUsed/>
    <w:rsid w:val="00C330F9"/>
    <w:rPr>
      <w:sz w:val="14"/>
      <w:lang w:eastAsia="da-DK"/>
    </w:rPr>
  </w:style>
  <w:style w:type="paragraph" w:customStyle="1" w:styleId="Template">
    <w:name w:val="Template"/>
    <w:semiHidden/>
    <w:unhideWhenUsed/>
    <w:rsid w:val="00C330F9"/>
    <w:pPr>
      <w:spacing w:after="0" w:line="290" w:lineRule="atLeast"/>
    </w:pPr>
    <w:rPr>
      <w:rFonts w:ascii="Arial" w:eastAsia="Times New Roman" w:hAnsi="Arial" w:cs="Times New Roman"/>
      <w:noProof/>
      <w:sz w:val="18"/>
      <w:szCs w:val="24"/>
    </w:rPr>
  </w:style>
  <w:style w:type="paragraph" w:customStyle="1" w:styleId="Template-Dato">
    <w:name w:val="Template - Dato"/>
    <w:basedOn w:val="Template"/>
    <w:semiHidden/>
    <w:unhideWhenUsed/>
    <w:rsid w:val="00C330F9"/>
  </w:style>
  <w:style w:type="paragraph" w:customStyle="1" w:styleId="MdenavnRubrik">
    <w:name w:val="Mødenavn / Rubrik"/>
    <w:basedOn w:val="Normal"/>
    <w:uiPriority w:val="2"/>
    <w:rsid w:val="002837FB"/>
    <w:rPr>
      <w:rFonts w:eastAsia="Times New Roman" w:cs="Times New Roman"/>
      <w:b/>
      <w:szCs w:val="24"/>
    </w:rPr>
  </w:style>
  <w:style w:type="paragraph" w:customStyle="1" w:styleId="Infotekst">
    <w:name w:val="Infotekst"/>
    <w:basedOn w:val="Template"/>
    <w:uiPriority w:val="4"/>
    <w:unhideWhenUsed/>
    <w:rsid w:val="00C330F9"/>
  </w:style>
  <w:style w:type="paragraph" w:customStyle="1" w:styleId="1Overskrift1UdenNummer">
    <w:name w:val="1 Overskrift 1 Uden Nummer"/>
    <w:basedOn w:val="Heading1"/>
    <w:next w:val="Normal"/>
    <w:uiPriority w:val="1"/>
    <w:qFormat/>
    <w:rsid w:val="00A2193E"/>
    <w:pPr>
      <w:pageBreakBefore/>
      <w:numPr>
        <w:numId w:val="0"/>
      </w:numPr>
      <w:spacing w:before="360" w:after="360" w:line="440" w:lineRule="atLeast"/>
    </w:pPr>
    <w:rPr>
      <w:rFonts w:ascii="Playfair Display SemiBold" w:hAnsi="Playfair Display SemiBold"/>
      <w:b w:val="0"/>
      <w:caps/>
      <w:sz w:val="64"/>
    </w:rPr>
  </w:style>
  <w:style w:type="table" w:styleId="TableGrid">
    <w:name w:val="Table Grid"/>
    <w:basedOn w:val="TableNormal"/>
    <w:uiPriority w:val="59"/>
    <w:rsid w:val="00C330F9"/>
    <w:pPr>
      <w:spacing w:after="0" w:line="240" w:lineRule="auto"/>
    </w:pPr>
    <w:tblPr>
      <w:tblBorders>
        <w:top w:val="single" w:sz="4" w:space="0" w:color="29462B" w:themeColor="text1"/>
        <w:left w:val="single" w:sz="4" w:space="0" w:color="29462B" w:themeColor="text1"/>
        <w:bottom w:val="single" w:sz="4" w:space="0" w:color="29462B" w:themeColor="text1"/>
        <w:right w:val="single" w:sz="4" w:space="0" w:color="29462B" w:themeColor="text1"/>
        <w:insideH w:val="single" w:sz="4" w:space="0" w:color="29462B" w:themeColor="text1"/>
        <w:insideV w:val="single" w:sz="4" w:space="0" w:color="29462B" w:themeColor="text1"/>
      </w:tblBorders>
    </w:tblPr>
  </w:style>
  <w:style w:type="paragraph" w:customStyle="1" w:styleId="2Overskrift2Udennummer">
    <w:name w:val="2 Overskrift 2 Uden nummer"/>
    <w:basedOn w:val="Heading2"/>
    <w:next w:val="Normal"/>
    <w:uiPriority w:val="1"/>
    <w:qFormat/>
    <w:rsid w:val="00A2193E"/>
    <w:pPr>
      <w:numPr>
        <w:ilvl w:val="0"/>
        <w:numId w:val="0"/>
      </w:numPr>
      <w:spacing w:after="60" w:line="440" w:lineRule="atLeast"/>
    </w:pPr>
    <w:rPr>
      <w:b/>
      <w:sz w:val="28"/>
    </w:rPr>
  </w:style>
  <w:style w:type="paragraph" w:customStyle="1" w:styleId="3Overskrift3Udennummer">
    <w:name w:val="3 Overskrift 3 Uden nummer"/>
    <w:basedOn w:val="Heading3"/>
    <w:next w:val="Normal"/>
    <w:uiPriority w:val="1"/>
    <w:qFormat/>
    <w:rsid w:val="0014103C"/>
    <w:pPr>
      <w:numPr>
        <w:ilvl w:val="0"/>
        <w:numId w:val="0"/>
      </w:numPr>
      <w:spacing w:after="60" w:line="360" w:lineRule="atLeast"/>
    </w:pPr>
    <w:rPr>
      <w:b/>
      <w:sz w:val="22"/>
    </w:rPr>
  </w:style>
  <w:style w:type="paragraph" w:customStyle="1" w:styleId="4Overskrift4Udennummer">
    <w:name w:val="4 Overskrift 4 Uden nummer"/>
    <w:basedOn w:val="Heading4"/>
    <w:uiPriority w:val="1"/>
    <w:rsid w:val="00C330F9"/>
    <w:pPr>
      <w:numPr>
        <w:ilvl w:val="0"/>
        <w:numId w:val="0"/>
      </w:numPr>
    </w:pPr>
    <w:rPr>
      <w:b/>
    </w:rPr>
  </w:style>
  <w:style w:type="paragraph" w:customStyle="1" w:styleId="Navne-Infotekst">
    <w:name w:val="Navne - Infotekst"/>
    <w:basedOn w:val="Normal"/>
    <w:uiPriority w:val="4"/>
    <w:unhideWhenUsed/>
    <w:rsid w:val="00C330F9"/>
    <w:pPr>
      <w:tabs>
        <w:tab w:val="clear" w:pos="221"/>
      </w:tabs>
      <w:spacing w:before="80" w:line="200" w:lineRule="exact"/>
    </w:pPr>
    <w:rPr>
      <w:rFonts w:eastAsia="Times New Roman" w:cs="Times New Roman"/>
      <w:noProof/>
      <w:szCs w:val="24"/>
    </w:rPr>
  </w:style>
  <w:style w:type="paragraph" w:customStyle="1" w:styleId="Forside">
    <w:name w:val="Forside"/>
    <w:basedOn w:val="Normal"/>
    <w:uiPriority w:val="1"/>
    <w:rsid w:val="007E061B"/>
    <w:pPr>
      <w:spacing w:line="380" w:lineRule="atLeast"/>
    </w:pPr>
    <w:rPr>
      <w:rFonts w:ascii="Playfair Display SemiBold" w:hAnsi="Playfair Display SemiBold"/>
      <w:caps/>
      <w:color w:val="FFFFFF" w:themeColor="background1"/>
      <w:sz w:val="72"/>
    </w:rPr>
  </w:style>
  <w:style w:type="paragraph" w:customStyle="1" w:styleId="ForsideNormal">
    <w:name w:val="Forside Normal"/>
    <w:basedOn w:val="Forside"/>
    <w:uiPriority w:val="1"/>
    <w:rsid w:val="00F3658F"/>
    <w:pPr>
      <w:spacing w:line="260" w:lineRule="atLeast"/>
    </w:pPr>
    <w:rPr>
      <w:b/>
      <w:sz w:val="22"/>
    </w:rPr>
  </w:style>
  <w:style w:type="paragraph" w:customStyle="1" w:styleId="Overskrift1UdenToc">
    <w:name w:val="Overskrift 1 Uden Toc"/>
    <w:basedOn w:val="1Overskrift1UdenNummer"/>
    <w:rsid w:val="007F5923"/>
    <w:pPr>
      <w:spacing w:before="0" w:after="240"/>
      <w:outlineLvl w:val="9"/>
    </w:pPr>
  </w:style>
  <w:style w:type="paragraph" w:customStyle="1" w:styleId="Fed">
    <w:name w:val="Fed"/>
    <w:basedOn w:val="Normal"/>
    <w:next w:val="Normal"/>
    <w:uiPriority w:val="1"/>
    <w:rsid w:val="00104EB1"/>
    <w:rPr>
      <w:b/>
    </w:rPr>
  </w:style>
  <w:style w:type="paragraph" w:customStyle="1" w:styleId="Indstbillede">
    <w:name w:val="Indsæt billede"/>
    <w:basedOn w:val="Normal"/>
    <w:rsid w:val="00484140"/>
    <w:pPr>
      <w:jc w:val="center"/>
    </w:pPr>
    <w:rPr>
      <w:b/>
      <w:color w:val="FF0000"/>
      <w:sz w:val="24"/>
      <w:szCs w:val="36"/>
    </w:rPr>
  </w:style>
  <w:style w:type="paragraph" w:customStyle="1" w:styleId="Overskrift1UdenNummer">
    <w:name w:val="Overskrift 1 Uden Nummer"/>
    <w:basedOn w:val="Heading1"/>
    <w:next w:val="Normal"/>
    <w:rsid w:val="00146375"/>
    <w:pPr>
      <w:pageBreakBefore/>
      <w:numPr>
        <w:numId w:val="0"/>
      </w:numPr>
      <w:spacing w:before="0" w:after="240" w:line="440" w:lineRule="atLeast"/>
    </w:pPr>
    <w:rPr>
      <w:b w:val="0"/>
      <w:caps/>
      <w:sz w:val="64"/>
    </w:rPr>
  </w:style>
  <w:style w:type="table" w:styleId="ColourfulListAccent1">
    <w:name w:val="Colorful List Accent 1"/>
    <w:basedOn w:val="TableNormal"/>
    <w:uiPriority w:val="72"/>
    <w:rsid w:val="00A04681"/>
    <w:pPr>
      <w:spacing w:after="0" w:line="240" w:lineRule="auto"/>
    </w:pPr>
    <w:rPr>
      <w:color w:val="29462B" w:themeColor="text1"/>
    </w:rPr>
    <w:tblPr>
      <w:tblStyleRowBandSize w:val="1"/>
      <w:tblStyleColBandSize w:val="1"/>
    </w:tblPr>
    <w:tcPr>
      <w:shd w:val="clear" w:color="auto" w:fill="E6F0E6" w:themeFill="accent1" w:themeFillTint="19"/>
    </w:tcPr>
    <w:tblStylePr w:type="firstRow">
      <w:rPr>
        <w:b/>
        <w:bCs/>
        <w:color w:val="FFFFFF" w:themeColor="background1"/>
      </w:rPr>
      <w:tblPr/>
      <w:tcPr>
        <w:tcBorders>
          <w:bottom w:val="single" w:sz="12" w:space="0" w:color="FFFFFF" w:themeColor="background1"/>
        </w:tcBorders>
        <w:shd w:val="clear" w:color="auto" w:fill="17412B" w:themeFill="accent2" w:themeFillShade="CC"/>
      </w:tcPr>
    </w:tblStylePr>
    <w:tblStylePr w:type="lastRow">
      <w:rPr>
        <w:b/>
        <w:bCs/>
        <w:color w:val="17412B" w:themeColor="accent2" w:themeShade="CC"/>
      </w:rPr>
      <w:tblPr/>
      <w:tcPr>
        <w:tcBorders>
          <w:top w:val="single" w:sz="12" w:space="0" w:color="29462B"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AC2" w:themeFill="accent1" w:themeFillTint="3F"/>
      </w:tcPr>
    </w:tblStylePr>
    <w:tblStylePr w:type="band1Horz">
      <w:tblPr/>
      <w:tcPr>
        <w:shd w:val="clear" w:color="auto" w:fill="CCE1CD" w:themeFill="accent1" w:themeFillTint="33"/>
      </w:tcPr>
    </w:tblStylePr>
  </w:style>
  <w:style w:type="table" w:styleId="MediumGrid3-Accent3">
    <w:name w:val="Medium Grid 3 Accent 3"/>
    <w:aliases w:val="KP Tabel"/>
    <w:basedOn w:val="TableNormal"/>
    <w:uiPriority w:val="69"/>
    <w:rsid w:val="00B57098"/>
    <w:pPr>
      <w:spacing w:after="0" w:line="240" w:lineRule="auto"/>
    </w:pPr>
    <w:rPr>
      <w:rFonts w:ascii="Arial" w:hAnsi="Arial"/>
      <w:sz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113" w:type="dxa"/>
        <w:left w:w="113" w:type="dxa"/>
        <w:bottom w:w="113" w:type="dxa"/>
        <w:right w:w="113" w:type="dxa"/>
      </w:tblCellMar>
    </w:tblPr>
    <w:tcPr>
      <w:shd w:val="clear" w:color="auto" w:fill="A5B3C9"/>
    </w:tcPr>
    <w:tblStylePr w:type="firstRow">
      <w:rPr>
        <w:b/>
        <w:bCs/>
        <w:i w:val="0"/>
        <w:iCs w:val="0"/>
        <w:color w:val="FFFFFF" w:themeColor="background1"/>
      </w:rPr>
      <w:tblPr/>
      <w:tcPr>
        <w:shd w:val="clear" w:color="auto" w:fill="29462B" w:themeFill="text1"/>
      </w:tcPr>
    </w:tblStylePr>
    <w:tblStylePr w:type="lastRow">
      <w:rPr>
        <w:b/>
        <w:bCs/>
        <w:i w:val="0"/>
        <w:iCs w:val="0"/>
        <w:color w:val="FFFFFF" w:themeColor="background1"/>
      </w:rPr>
      <w:tblPr/>
      <w:tcPr>
        <w:shd w:val="clear" w:color="auto" w:fill="A5B3C9"/>
      </w:tcPr>
    </w:tblStylePr>
    <w:tblStylePr w:type="firstCol">
      <w:rPr>
        <w:b/>
        <w:bCs/>
        <w:i w:val="0"/>
        <w:iCs w:val="0"/>
        <w:color w:val="29462B" w:themeColor="text1"/>
      </w:rPr>
      <w:tblPr/>
      <w:tcPr>
        <w:shd w:val="clear" w:color="auto" w:fill="BFBFBF" w:themeFill="background1" w:themeFillShade="BF"/>
      </w:tcPr>
    </w:tblStylePr>
    <w:tblStylePr w:type="lastCol">
      <w:rPr>
        <w:b/>
        <w:bCs/>
        <w:i w:val="0"/>
        <w:iCs w:val="0"/>
        <w:color w:val="FFFFFF" w:themeColor="background1"/>
      </w:rPr>
      <w:tblPr/>
      <w:tcPr>
        <w:shd w:val="clear" w:color="auto" w:fill="BFBFBF" w:themeFill="background1" w:themeFillShade="BF"/>
      </w:tcPr>
    </w:tblStylePr>
    <w:tblStylePr w:type="band1Vert">
      <w:tblPr/>
      <w:tcPr>
        <w:shd w:val="clear" w:color="auto" w:fill="D9D9D9" w:themeFill="background1" w:themeFillShade="D9"/>
      </w:tcPr>
    </w:tblStylePr>
    <w:tblStylePr w:type="band2Vert">
      <w:tblPr/>
      <w:tcPr>
        <w:shd w:val="clear" w:color="auto" w:fill="D9D9D9" w:themeFill="background1" w:themeFillShade="D9"/>
      </w:tcPr>
    </w:tblStylePr>
    <w:tblStylePr w:type="band1Horz">
      <w:tblPr/>
      <w:tcPr>
        <w:shd w:val="clear" w:color="auto" w:fill="D9D9D9" w:themeFill="background1" w:themeFillShade="D9"/>
      </w:tcPr>
    </w:tblStylePr>
    <w:tblStylePr w:type="band2Horz">
      <w:tblPr/>
      <w:tcPr>
        <w:shd w:val="clear" w:color="auto" w:fill="D9D9D9" w:themeFill="background1" w:themeFillShade="D9"/>
      </w:tcPr>
    </w:tblStylePr>
  </w:style>
  <w:style w:type="character" w:customStyle="1" w:styleId="apple-converted-space">
    <w:name w:val="apple-converted-space"/>
    <w:basedOn w:val="DefaultParagraphFont"/>
    <w:rsid w:val="005F41AB"/>
  </w:style>
  <w:style w:type="table" w:styleId="TableGridLight">
    <w:name w:val="Grid Table Light"/>
    <w:basedOn w:val="TableNormal"/>
    <w:uiPriority w:val="40"/>
    <w:rsid w:val="00696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cimalAligned">
    <w:name w:val="Decimal Aligned"/>
    <w:basedOn w:val="Normal"/>
    <w:uiPriority w:val="40"/>
    <w:rsid w:val="002B1879"/>
    <w:pPr>
      <w:tabs>
        <w:tab w:val="clear" w:pos="221"/>
        <w:tab w:val="decimal" w:pos="360"/>
      </w:tabs>
      <w:spacing w:after="200" w:line="276" w:lineRule="auto"/>
    </w:pPr>
    <w:rPr>
      <w:rFonts w:asciiTheme="minorHAnsi" w:eastAsiaTheme="minorEastAsia" w:hAnsiTheme="minorHAnsi" w:cs="Times New Roman"/>
      <w:sz w:val="22"/>
      <w:lang w:eastAsia="da-DK"/>
    </w:rPr>
  </w:style>
  <w:style w:type="table" w:styleId="MediumShading2-Accent5">
    <w:name w:val="Medium Shading 2 Accent 5"/>
    <w:basedOn w:val="TableNormal"/>
    <w:uiPriority w:val="64"/>
    <w:rsid w:val="002B1879"/>
    <w:pPr>
      <w:spacing w:after="0" w:line="240" w:lineRule="auto"/>
    </w:pPr>
    <w:rPr>
      <w:rFonts w:eastAsiaTheme="minorEastAsia"/>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F3E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EF3E8" w:themeFill="accent5"/>
      </w:tcPr>
    </w:tblStylePr>
    <w:tblStylePr w:type="lastCol">
      <w:rPr>
        <w:b/>
        <w:bCs/>
        <w:color w:val="FFFFFF" w:themeColor="background1"/>
      </w:rPr>
      <w:tblPr/>
      <w:tcPr>
        <w:tcBorders>
          <w:left w:val="nil"/>
          <w:right w:val="nil"/>
          <w:insideH w:val="nil"/>
          <w:insideV w:val="nil"/>
        </w:tcBorders>
        <w:shd w:val="clear" w:color="auto" w:fill="DEF3E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E707ED"/>
    <w:pPr>
      <w:spacing w:after="0" w:line="240" w:lineRule="auto"/>
    </w:pPr>
    <w:rPr>
      <w:rFonts w:asciiTheme="majorHAnsi" w:eastAsiaTheme="majorEastAsia" w:hAnsiTheme="majorHAnsi" w:cstheme="majorBidi"/>
      <w:color w:val="29462B" w:themeColor="text1"/>
      <w:lang w:eastAsia="da-DK"/>
    </w:rPr>
    <w:tblPr>
      <w:tblStyleRowBandSize w:val="1"/>
      <w:tblStyleColBandSize w:val="1"/>
      <w:tblBorders>
        <w:top w:val="single" w:sz="8" w:space="0" w:color="29462B" w:themeColor="accent1"/>
        <w:left w:val="single" w:sz="8" w:space="0" w:color="29462B" w:themeColor="accent1"/>
        <w:bottom w:val="single" w:sz="8" w:space="0" w:color="29462B" w:themeColor="accent1"/>
        <w:right w:val="single" w:sz="8" w:space="0" w:color="29462B" w:themeColor="accent1"/>
      </w:tblBorders>
    </w:tblPr>
    <w:tblStylePr w:type="firstRow">
      <w:rPr>
        <w:sz w:val="24"/>
        <w:szCs w:val="24"/>
      </w:rPr>
      <w:tblPr/>
      <w:tcPr>
        <w:tcBorders>
          <w:top w:val="nil"/>
          <w:left w:val="nil"/>
          <w:bottom w:val="single" w:sz="24" w:space="0" w:color="29462B" w:themeColor="accent1"/>
          <w:right w:val="nil"/>
          <w:insideH w:val="nil"/>
          <w:insideV w:val="nil"/>
        </w:tcBorders>
        <w:shd w:val="clear" w:color="auto" w:fill="FFFFFF" w:themeFill="background1"/>
      </w:tcPr>
    </w:tblStylePr>
    <w:tblStylePr w:type="lastRow">
      <w:tblPr/>
      <w:tcPr>
        <w:tcBorders>
          <w:top w:val="single" w:sz="8" w:space="0" w:color="29462B"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462B" w:themeColor="accent1"/>
          <w:insideH w:val="nil"/>
          <w:insideV w:val="nil"/>
        </w:tcBorders>
        <w:shd w:val="clear" w:color="auto" w:fill="FFFFFF" w:themeFill="background1"/>
      </w:tcPr>
    </w:tblStylePr>
    <w:tblStylePr w:type="lastCol">
      <w:tblPr/>
      <w:tcPr>
        <w:tcBorders>
          <w:top w:val="nil"/>
          <w:left w:val="single" w:sz="8" w:space="0" w:color="29462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AC2" w:themeFill="accent1" w:themeFillTint="3F"/>
      </w:tcPr>
    </w:tblStylePr>
    <w:tblStylePr w:type="band1Horz">
      <w:tblPr/>
      <w:tcPr>
        <w:tcBorders>
          <w:top w:val="nil"/>
          <w:bottom w:val="nil"/>
          <w:insideH w:val="nil"/>
          <w:insideV w:val="nil"/>
        </w:tcBorders>
        <w:shd w:val="clear" w:color="auto" w:fill="C0DAC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491766"/>
    <w:pPr>
      <w:spacing w:after="0" w:line="240" w:lineRule="auto"/>
    </w:pPr>
    <w:rPr>
      <w:rFonts w:eastAsiaTheme="minorEastAsia"/>
      <w:lang w:eastAsia="da-DK"/>
    </w:rPr>
    <w:tblPr>
      <w:tblStyleRowBandSize w:val="1"/>
      <w:tblStyleColBandSize w:val="1"/>
      <w:tblBorders>
        <w:top w:val="single" w:sz="8" w:space="0" w:color="29462B" w:themeColor="text1"/>
        <w:left w:val="single" w:sz="8" w:space="0" w:color="29462B" w:themeColor="text1"/>
        <w:bottom w:val="single" w:sz="8" w:space="0" w:color="29462B" w:themeColor="text1"/>
        <w:right w:val="single" w:sz="8" w:space="0" w:color="29462B" w:themeColor="text1"/>
      </w:tblBorders>
    </w:tblPr>
    <w:tblStylePr w:type="firstRow">
      <w:pPr>
        <w:spacing w:before="0" w:after="0" w:line="240" w:lineRule="auto"/>
      </w:pPr>
      <w:rPr>
        <w:b/>
        <w:bCs/>
        <w:color w:val="FFFFFF" w:themeColor="background1"/>
      </w:rPr>
      <w:tblPr/>
      <w:tcPr>
        <w:shd w:val="clear" w:color="auto" w:fill="29462B" w:themeFill="text1"/>
      </w:tcPr>
    </w:tblStylePr>
    <w:tblStylePr w:type="lastRow">
      <w:pPr>
        <w:spacing w:before="0" w:after="0" w:line="240" w:lineRule="auto"/>
      </w:pPr>
      <w:rPr>
        <w:b/>
        <w:bCs/>
      </w:rPr>
      <w:tblPr/>
      <w:tcPr>
        <w:tcBorders>
          <w:top w:val="double" w:sz="6" w:space="0" w:color="29462B" w:themeColor="text1"/>
          <w:left w:val="single" w:sz="8" w:space="0" w:color="29462B" w:themeColor="text1"/>
          <w:bottom w:val="single" w:sz="8" w:space="0" w:color="29462B" w:themeColor="text1"/>
          <w:right w:val="single" w:sz="8" w:space="0" w:color="29462B" w:themeColor="text1"/>
        </w:tcBorders>
      </w:tcPr>
    </w:tblStylePr>
    <w:tblStylePr w:type="firstCol">
      <w:rPr>
        <w:b/>
        <w:bCs/>
      </w:rPr>
    </w:tblStylePr>
    <w:tblStylePr w:type="lastCol">
      <w:rPr>
        <w:b/>
        <w:bCs/>
      </w:rPr>
    </w:tblStylePr>
    <w:tblStylePr w:type="band1Vert">
      <w:tblPr/>
      <w:tcPr>
        <w:tcBorders>
          <w:top w:val="single" w:sz="8" w:space="0" w:color="29462B" w:themeColor="text1"/>
          <w:left w:val="single" w:sz="8" w:space="0" w:color="29462B" w:themeColor="text1"/>
          <w:bottom w:val="single" w:sz="8" w:space="0" w:color="29462B" w:themeColor="text1"/>
          <w:right w:val="single" w:sz="8" w:space="0" w:color="29462B" w:themeColor="text1"/>
        </w:tcBorders>
      </w:tcPr>
    </w:tblStylePr>
    <w:tblStylePr w:type="band1Horz">
      <w:tblPr/>
      <w:tcPr>
        <w:tcBorders>
          <w:top w:val="single" w:sz="8" w:space="0" w:color="29462B" w:themeColor="text1"/>
          <w:left w:val="single" w:sz="8" w:space="0" w:color="29462B" w:themeColor="text1"/>
          <w:bottom w:val="single" w:sz="8" w:space="0" w:color="29462B" w:themeColor="text1"/>
          <w:right w:val="single" w:sz="8" w:space="0" w:color="29462B" w:themeColor="text1"/>
        </w:tcBorders>
      </w:tcPr>
    </w:tblStylePr>
  </w:style>
  <w:style w:type="paragraph" w:customStyle="1" w:styleId="Adresse-Enhed">
    <w:name w:val="Adresse - Enhed"/>
    <w:basedOn w:val="Normal"/>
    <w:uiPriority w:val="9"/>
    <w:rsid w:val="00374334"/>
    <w:pPr>
      <w:tabs>
        <w:tab w:val="clear" w:pos="221"/>
      </w:tabs>
      <w:spacing w:line="180" w:lineRule="exact"/>
    </w:pPr>
    <w:rPr>
      <w:b/>
      <w:noProof/>
      <w:sz w:val="14"/>
    </w:rPr>
  </w:style>
  <w:style w:type="paragraph" w:customStyle="1" w:styleId="BasicParagraph">
    <w:name w:val="[Basic Paragraph]"/>
    <w:basedOn w:val="Normal"/>
    <w:uiPriority w:val="99"/>
    <w:rsid w:val="00B050E6"/>
    <w:pPr>
      <w:tabs>
        <w:tab w:val="clear" w:pos="221"/>
      </w:tabs>
      <w:autoSpaceDE w:val="0"/>
      <w:autoSpaceDN w:val="0"/>
      <w:adjustRightInd w:val="0"/>
      <w:spacing w:line="288" w:lineRule="auto"/>
      <w:textAlignment w:val="center"/>
    </w:pPr>
    <w:rPr>
      <w:rFonts w:ascii="MinionPro-Regular" w:hAnsi="MinionPro-Regular" w:cs="MinionPro-Regular"/>
      <w:color w:val="000000"/>
      <w:sz w:val="24"/>
      <w:szCs w:val="24"/>
      <w:lang w:val="en-GB"/>
    </w:rPr>
  </w:style>
  <w:style w:type="paragraph" w:customStyle="1" w:styleId="Kolofonoverskrift">
    <w:name w:val="Kolofon_overskrift"/>
    <w:basedOn w:val="Normal"/>
    <w:qFormat/>
    <w:rsid w:val="00B050E6"/>
    <w:rPr>
      <w:rFonts w:ascii="Arial" w:hAnsi="Arial"/>
      <w:b/>
    </w:rPr>
  </w:style>
  <w:style w:type="paragraph" w:customStyle="1" w:styleId="Indholdoverskrift">
    <w:name w:val="Indhold_overskrift"/>
    <w:basedOn w:val="Overskrift1UdenToc"/>
    <w:qFormat/>
    <w:rsid w:val="0014103C"/>
  </w:style>
  <w:style w:type="paragraph" w:customStyle="1" w:styleId="Forsidemanchet">
    <w:name w:val="Forside_manchet"/>
    <w:basedOn w:val="Forside"/>
    <w:qFormat/>
    <w:rsid w:val="00EA63C1"/>
    <w:rPr>
      <w:rFonts w:ascii="Arial" w:hAnsi="Arial"/>
      <w:caps w:val="0"/>
      <w:sz w:val="32"/>
      <w:szCs w:val="24"/>
      <w:lang w:val="en-US"/>
    </w:rPr>
  </w:style>
  <w:style w:type="character" w:styleId="Hyperlink">
    <w:name w:val="Hyperlink"/>
    <w:unhideWhenUsed/>
    <w:rsid w:val="00D31E9B"/>
    <w:rPr>
      <w:color w:val="0000FF"/>
      <w:u w:val="single"/>
    </w:rPr>
  </w:style>
  <w:style w:type="paragraph" w:customStyle="1" w:styleId="Referenceliste">
    <w:name w:val="Referenceliste"/>
    <w:basedOn w:val="Normal"/>
    <w:rsid w:val="00D31E9B"/>
    <w:pPr>
      <w:tabs>
        <w:tab w:val="clear" w:pos="221"/>
      </w:tabs>
      <w:suppressAutoHyphens/>
      <w:spacing w:after="60" w:line="240" w:lineRule="auto"/>
      <w:ind w:left="567" w:hanging="567"/>
    </w:pPr>
    <w:rPr>
      <w:rFonts w:ascii="Times New Roman" w:eastAsia="Times New Roman" w:hAnsi="Times New Roman" w:cs="Times New Roman"/>
      <w:sz w:val="24"/>
      <w:szCs w:val="24"/>
      <w:lang w:eastAsia="da-DK"/>
    </w:rPr>
  </w:style>
  <w:style w:type="character" w:styleId="FollowedHyperlink">
    <w:name w:val="FollowedHyperlink"/>
    <w:basedOn w:val="DefaultParagraphFont"/>
    <w:uiPriority w:val="2"/>
    <w:semiHidden/>
    <w:unhideWhenUsed/>
    <w:rsid w:val="00D31E9B"/>
    <w:rPr>
      <w:color w:val="919191" w:themeColor="followedHyperlink"/>
      <w:u w:val="single"/>
    </w:rPr>
  </w:style>
  <w:style w:type="character" w:styleId="CommentReference">
    <w:name w:val="annotation reference"/>
    <w:basedOn w:val="DefaultParagraphFont"/>
    <w:uiPriority w:val="99"/>
    <w:semiHidden/>
    <w:unhideWhenUsed/>
    <w:rsid w:val="009D1891"/>
    <w:rPr>
      <w:sz w:val="16"/>
      <w:szCs w:val="16"/>
    </w:rPr>
  </w:style>
  <w:style w:type="paragraph" w:styleId="CommentText">
    <w:name w:val="annotation text"/>
    <w:basedOn w:val="Normal"/>
    <w:link w:val="CommentTextChar"/>
    <w:uiPriority w:val="99"/>
    <w:unhideWhenUsed/>
    <w:rsid w:val="009D1891"/>
    <w:pPr>
      <w:tabs>
        <w:tab w:val="clear" w:pos="221"/>
      </w:tabs>
      <w:spacing w:after="160" w:line="240" w:lineRule="auto"/>
    </w:pPr>
    <w:rPr>
      <w:rFonts w:asciiTheme="minorHAnsi" w:hAnsiTheme="minorHAnsi"/>
      <w:lang w:val="en-US"/>
    </w:rPr>
  </w:style>
  <w:style w:type="character" w:customStyle="1" w:styleId="CommentTextChar">
    <w:name w:val="Comment Text Char"/>
    <w:basedOn w:val="DefaultParagraphFont"/>
    <w:link w:val="CommentText"/>
    <w:uiPriority w:val="99"/>
    <w:rsid w:val="009D1891"/>
    <w:rPr>
      <w:sz w:val="20"/>
      <w:szCs w:val="20"/>
      <w:lang w:val="en-US"/>
    </w:rPr>
  </w:style>
  <w:style w:type="paragraph" w:customStyle="1" w:styleId="EndNoteBibliography">
    <w:name w:val="EndNote Bibliography"/>
    <w:basedOn w:val="Normal"/>
    <w:link w:val="EndNoteBibliographyTegn"/>
    <w:rsid w:val="009D1891"/>
    <w:pPr>
      <w:tabs>
        <w:tab w:val="clear" w:pos="221"/>
      </w:tabs>
      <w:spacing w:after="160" w:line="240" w:lineRule="auto"/>
    </w:pPr>
    <w:rPr>
      <w:sz w:val="22"/>
      <w:lang w:val="en-US"/>
    </w:rPr>
  </w:style>
  <w:style w:type="character" w:customStyle="1" w:styleId="EndNoteBibliographyTegn">
    <w:name w:val="EndNote Bibliography Tegn"/>
    <w:basedOn w:val="DefaultParagraphFont"/>
    <w:link w:val="EndNoteBibliography"/>
    <w:rsid w:val="009D1891"/>
    <w:rPr>
      <w:rFonts w:ascii="Calibri" w:hAnsi="Calibri" w:cs="Calibri"/>
      <w:lang w:val="en-US"/>
    </w:rPr>
  </w:style>
  <w:style w:type="character" w:customStyle="1" w:styleId="normaltextrun">
    <w:name w:val="normaltextrun"/>
    <w:basedOn w:val="DefaultParagraphFont"/>
    <w:rsid w:val="009D1891"/>
  </w:style>
  <w:style w:type="paragraph" w:customStyle="1" w:styleId="paragraph">
    <w:name w:val="paragraph"/>
    <w:basedOn w:val="Normal"/>
    <w:rsid w:val="006F0BEA"/>
    <w:pPr>
      <w:tabs>
        <w:tab w:val="clear" w:pos="221"/>
      </w:tabs>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eop">
    <w:name w:val="eop"/>
    <w:basedOn w:val="DefaultParagraphFont"/>
    <w:rsid w:val="006F0BEA"/>
  </w:style>
  <w:style w:type="character" w:customStyle="1" w:styleId="spellingerror">
    <w:name w:val="spellingerror"/>
    <w:basedOn w:val="DefaultParagraphFont"/>
    <w:rsid w:val="006F0BEA"/>
  </w:style>
  <w:style w:type="paragraph" w:styleId="CommentSubject">
    <w:name w:val="annotation subject"/>
    <w:basedOn w:val="CommentText"/>
    <w:next w:val="CommentText"/>
    <w:link w:val="CommentSubjectChar"/>
    <w:uiPriority w:val="99"/>
    <w:semiHidden/>
    <w:unhideWhenUsed/>
    <w:rsid w:val="00242681"/>
    <w:pPr>
      <w:tabs>
        <w:tab w:val="left" w:pos="221"/>
      </w:tabs>
      <w:spacing w:after="0"/>
    </w:pPr>
    <w:rPr>
      <w:rFonts w:ascii="Calibri" w:hAnsi="Calibri"/>
      <w:b/>
      <w:bCs/>
      <w:lang w:val="da-DK"/>
    </w:rPr>
  </w:style>
  <w:style w:type="character" w:customStyle="1" w:styleId="CommentSubjectChar">
    <w:name w:val="Comment Subject Char"/>
    <w:basedOn w:val="CommentTextChar"/>
    <w:link w:val="CommentSubject"/>
    <w:uiPriority w:val="99"/>
    <w:semiHidden/>
    <w:rsid w:val="00242681"/>
    <w:rPr>
      <w:rFonts w:ascii="Calibri" w:hAnsi="Calibri" w:cs="Calibri"/>
      <w:b/>
      <w:bCs/>
      <w:sz w:val="20"/>
      <w:szCs w:val="20"/>
      <w:lang w:val="en-US"/>
    </w:rPr>
  </w:style>
  <w:style w:type="character" w:customStyle="1" w:styleId="Ulstomtale1">
    <w:name w:val="Uløst omtale1"/>
    <w:basedOn w:val="DefaultParagraphFont"/>
    <w:uiPriority w:val="99"/>
    <w:semiHidden/>
    <w:unhideWhenUsed/>
    <w:rsid w:val="00242681"/>
    <w:rPr>
      <w:color w:val="605E5C"/>
      <w:shd w:val="clear" w:color="auto" w:fill="E1DFDD"/>
    </w:rPr>
  </w:style>
  <w:style w:type="paragraph" w:styleId="Revision">
    <w:name w:val="Revision"/>
    <w:hidden/>
    <w:uiPriority w:val="99"/>
    <w:semiHidden/>
    <w:rsid w:val="00804F18"/>
    <w:pPr>
      <w:spacing w:after="0" w:line="240" w:lineRule="auto"/>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3625">
      <w:bodyDiv w:val="1"/>
      <w:marLeft w:val="0"/>
      <w:marRight w:val="0"/>
      <w:marTop w:val="0"/>
      <w:marBottom w:val="0"/>
      <w:divBdr>
        <w:top w:val="none" w:sz="0" w:space="0" w:color="auto"/>
        <w:left w:val="none" w:sz="0" w:space="0" w:color="auto"/>
        <w:bottom w:val="none" w:sz="0" w:space="0" w:color="auto"/>
        <w:right w:val="none" w:sz="0" w:space="0" w:color="auto"/>
      </w:divBdr>
    </w:div>
    <w:div w:id="410397034">
      <w:bodyDiv w:val="1"/>
      <w:marLeft w:val="0"/>
      <w:marRight w:val="0"/>
      <w:marTop w:val="0"/>
      <w:marBottom w:val="0"/>
      <w:divBdr>
        <w:top w:val="none" w:sz="0" w:space="0" w:color="auto"/>
        <w:left w:val="none" w:sz="0" w:space="0" w:color="auto"/>
        <w:bottom w:val="none" w:sz="0" w:space="0" w:color="auto"/>
        <w:right w:val="none" w:sz="0" w:space="0" w:color="auto"/>
      </w:divBdr>
    </w:div>
    <w:div w:id="524632589">
      <w:bodyDiv w:val="1"/>
      <w:marLeft w:val="0"/>
      <w:marRight w:val="0"/>
      <w:marTop w:val="0"/>
      <w:marBottom w:val="0"/>
      <w:divBdr>
        <w:top w:val="none" w:sz="0" w:space="0" w:color="auto"/>
        <w:left w:val="none" w:sz="0" w:space="0" w:color="auto"/>
        <w:bottom w:val="none" w:sz="0" w:space="0" w:color="auto"/>
        <w:right w:val="none" w:sz="0" w:space="0" w:color="auto"/>
      </w:divBdr>
    </w:div>
    <w:div w:id="709916179">
      <w:bodyDiv w:val="1"/>
      <w:marLeft w:val="0"/>
      <w:marRight w:val="0"/>
      <w:marTop w:val="0"/>
      <w:marBottom w:val="0"/>
      <w:divBdr>
        <w:top w:val="none" w:sz="0" w:space="0" w:color="auto"/>
        <w:left w:val="none" w:sz="0" w:space="0" w:color="auto"/>
        <w:bottom w:val="none" w:sz="0" w:space="0" w:color="auto"/>
        <w:right w:val="none" w:sz="0" w:space="0" w:color="auto"/>
      </w:divBdr>
    </w:div>
    <w:div w:id="795375310">
      <w:bodyDiv w:val="1"/>
      <w:marLeft w:val="0"/>
      <w:marRight w:val="0"/>
      <w:marTop w:val="0"/>
      <w:marBottom w:val="0"/>
      <w:divBdr>
        <w:top w:val="none" w:sz="0" w:space="0" w:color="auto"/>
        <w:left w:val="none" w:sz="0" w:space="0" w:color="auto"/>
        <w:bottom w:val="none" w:sz="0" w:space="0" w:color="auto"/>
        <w:right w:val="none" w:sz="0" w:space="0" w:color="auto"/>
      </w:divBdr>
    </w:div>
    <w:div w:id="800423855">
      <w:bodyDiv w:val="1"/>
      <w:marLeft w:val="0"/>
      <w:marRight w:val="0"/>
      <w:marTop w:val="0"/>
      <w:marBottom w:val="0"/>
      <w:divBdr>
        <w:top w:val="none" w:sz="0" w:space="0" w:color="auto"/>
        <w:left w:val="none" w:sz="0" w:space="0" w:color="auto"/>
        <w:bottom w:val="none" w:sz="0" w:space="0" w:color="auto"/>
        <w:right w:val="none" w:sz="0" w:space="0" w:color="auto"/>
      </w:divBdr>
    </w:div>
    <w:div w:id="851065486">
      <w:bodyDiv w:val="1"/>
      <w:marLeft w:val="0"/>
      <w:marRight w:val="0"/>
      <w:marTop w:val="0"/>
      <w:marBottom w:val="0"/>
      <w:divBdr>
        <w:top w:val="none" w:sz="0" w:space="0" w:color="auto"/>
        <w:left w:val="none" w:sz="0" w:space="0" w:color="auto"/>
        <w:bottom w:val="none" w:sz="0" w:space="0" w:color="auto"/>
        <w:right w:val="none" w:sz="0" w:space="0" w:color="auto"/>
      </w:divBdr>
    </w:div>
    <w:div w:id="1087073388">
      <w:bodyDiv w:val="1"/>
      <w:marLeft w:val="0"/>
      <w:marRight w:val="0"/>
      <w:marTop w:val="0"/>
      <w:marBottom w:val="0"/>
      <w:divBdr>
        <w:top w:val="none" w:sz="0" w:space="0" w:color="auto"/>
        <w:left w:val="none" w:sz="0" w:space="0" w:color="auto"/>
        <w:bottom w:val="none" w:sz="0" w:space="0" w:color="auto"/>
        <w:right w:val="none" w:sz="0" w:space="0" w:color="auto"/>
      </w:divBdr>
    </w:div>
    <w:div w:id="1108358112">
      <w:bodyDiv w:val="1"/>
      <w:marLeft w:val="0"/>
      <w:marRight w:val="0"/>
      <w:marTop w:val="0"/>
      <w:marBottom w:val="0"/>
      <w:divBdr>
        <w:top w:val="none" w:sz="0" w:space="0" w:color="auto"/>
        <w:left w:val="none" w:sz="0" w:space="0" w:color="auto"/>
        <w:bottom w:val="none" w:sz="0" w:space="0" w:color="auto"/>
        <w:right w:val="none" w:sz="0" w:space="0" w:color="auto"/>
      </w:divBdr>
      <w:divsChild>
        <w:div w:id="43334047">
          <w:marLeft w:val="446"/>
          <w:marRight w:val="0"/>
          <w:marTop w:val="0"/>
          <w:marBottom w:val="0"/>
          <w:divBdr>
            <w:top w:val="none" w:sz="0" w:space="0" w:color="auto"/>
            <w:left w:val="none" w:sz="0" w:space="0" w:color="auto"/>
            <w:bottom w:val="none" w:sz="0" w:space="0" w:color="auto"/>
            <w:right w:val="none" w:sz="0" w:space="0" w:color="auto"/>
          </w:divBdr>
        </w:div>
        <w:div w:id="90274259">
          <w:marLeft w:val="446"/>
          <w:marRight w:val="0"/>
          <w:marTop w:val="0"/>
          <w:marBottom w:val="0"/>
          <w:divBdr>
            <w:top w:val="none" w:sz="0" w:space="0" w:color="auto"/>
            <w:left w:val="none" w:sz="0" w:space="0" w:color="auto"/>
            <w:bottom w:val="none" w:sz="0" w:space="0" w:color="auto"/>
            <w:right w:val="none" w:sz="0" w:space="0" w:color="auto"/>
          </w:divBdr>
        </w:div>
        <w:div w:id="906306776">
          <w:marLeft w:val="446"/>
          <w:marRight w:val="0"/>
          <w:marTop w:val="0"/>
          <w:marBottom w:val="0"/>
          <w:divBdr>
            <w:top w:val="none" w:sz="0" w:space="0" w:color="auto"/>
            <w:left w:val="none" w:sz="0" w:space="0" w:color="auto"/>
            <w:bottom w:val="none" w:sz="0" w:space="0" w:color="auto"/>
            <w:right w:val="none" w:sz="0" w:space="0" w:color="auto"/>
          </w:divBdr>
        </w:div>
        <w:div w:id="1397701379">
          <w:marLeft w:val="446"/>
          <w:marRight w:val="0"/>
          <w:marTop w:val="0"/>
          <w:marBottom w:val="0"/>
          <w:divBdr>
            <w:top w:val="none" w:sz="0" w:space="0" w:color="auto"/>
            <w:left w:val="none" w:sz="0" w:space="0" w:color="auto"/>
            <w:bottom w:val="none" w:sz="0" w:space="0" w:color="auto"/>
            <w:right w:val="none" w:sz="0" w:space="0" w:color="auto"/>
          </w:divBdr>
        </w:div>
        <w:div w:id="1880363331">
          <w:marLeft w:val="446"/>
          <w:marRight w:val="0"/>
          <w:marTop w:val="0"/>
          <w:marBottom w:val="0"/>
          <w:divBdr>
            <w:top w:val="none" w:sz="0" w:space="0" w:color="auto"/>
            <w:left w:val="none" w:sz="0" w:space="0" w:color="auto"/>
            <w:bottom w:val="none" w:sz="0" w:space="0" w:color="auto"/>
            <w:right w:val="none" w:sz="0" w:space="0" w:color="auto"/>
          </w:divBdr>
        </w:div>
        <w:div w:id="2094617269">
          <w:marLeft w:val="446"/>
          <w:marRight w:val="0"/>
          <w:marTop w:val="0"/>
          <w:marBottom w:val="0"/>
          <w:divBdr>
            <w:top w:val="none" w:sz="0" w:space="0" w:color="auto"/>
            <w:left w:val="none" w:sz="0" w:space="0" w:color="auto"/>
            <w:bottom w:val="none" w:sz="0" w:space="0" w:color="auto"/>
            <w:right w:val="none" w:sz="0" w:space="0" w:color="auto"/>
          </w:divBdr>
        </w:div>
      </w:divsChild>
    </w:div>
    <w:div w:id="1203328754">
      <w:bodyDiv w:val="1"/>
      <w:marLeft w:val="0"/>
      <w:marRight w:val="0"/>
      <w:marTop w:val="0"/>
      <w:marBottom w:val="0"/>
      <w:divBdr>
        <w:top w:val="none" w:sz="0" w:space="0" w:color="auto"/>
        <w:left w:val="none" w:sz="0" w:space="0" w:color="auto"/>
        <w:bottom w:val="none" w:sz="0" w:space="0" w:color="auto"/>
        <w:right w:val="none" w:sz="0" w:space="0" w:color="auto"/>
      </w:divBdr>
    </w:div>
    <w:div w:id="1207448598">
      <w:bodyDiv w:val="1"/>
      <w:marLeft w:val="0"/>
      <w:marRight w:val="0"/>
      <w:marTop w:val="0"/>
      <w:marBottom w:val="0"/>
      <w:divBdr>
        <w:top w:val="none" w:sz="0" w:space="0" w:color="auto"/>
        <w:left w:val="none" w:sz="0" w:space="0" w:color="auto"/>
        <w:bottom w:val="none" w:sz="0" w:space="0" w:color="auto"/>
        <w:right w:val="none" w:sz="0" w:space="0" w:color="auto"/>
      </w:divBdr>
      <w:divsChild>
        <w:div w:id="1001742192">
          <w:marLeft w:val="0"/>
          <w:marRight w:val="0"/>
          <w:marTop w:val="0"/>
          <w:marBottom w:val="0"/>
          <w:divBdr>
            <w:top w:val="none" w:sz="0" w:space="0" w:color="auto"/>
            <w:left w:val="none" w:sz="0" w:space="0" w:color="auto"/>
            <w:bottom w:val="none" w:sz="0" w:space="0" w:color="auto"/>
            <w:right w:val="none" w:sz="0" w:space="0" w:color="auto"/>
          </w:divBdr>
        </w:div>
        <w:div w:id="446506882">
          <w:marLeft w:val="0"/>
          <w:marRight w:val="0"/>
          <w:marTop w:val="0"/>
          <w:marBottom w:val="0"/>
          <w:divBdr>
            <w:top w:val="none" w:sz="0" w:space="0" w:color="auto"/>
            <w:left w:val="none" w:sz="0" w:space="0" w:color="auto"/>
            <w:bottom w:val="none" w:sz="0" w:space="0" w:color="auto"/>
            <w:right w:val="none" w:sz="0" w:space="0" w:color="auto"/>
          </w:divBdr>
        </w:div>
        <w:div w:id="305860724">
          <w:marLeft w:val="0"/>
          <w:marRight w:val="0"/>
          <w:marTop w:val="0"/>
          <w:marBottom w:val="0"/>
          <w:divBdr>
            <w:top w:val="none" w:sz="0" w:space="0" w:color="auto"/>
            <w:left w:val="none" w:sz="0" w:space="0" w:color="auto"/>
            <w:bottom w:val="none" w:sz="0" w:space="0" w:color="auto"/>
            <w:right w:val="none" w:sz="0" w:space="0" w:color="auto"/>
          </w:divBdr>
        </w:div>
        <w:div w:id="524247445">
          <w:marLeft w:val="0"/>
          <w:marRight w:val="0"/>
          <w:marTop w:val="0"/>
          <w:marBottom w:val="0"/>
          <w:divBdr>
            <w:top w:val="none" w:sz="0" w:space="0" w:color="auto"/>
            <w:left w:val="none" w:sz="0" w:space="0" w:color="auto"/>
            <w:bottom w:val="none" w:sz="0" w:space="0" w:color="auto"/>
            <w:right w:val="none" w:sz="0" w:space="0" w:color="auto"/>
          </w:divBdr>
        </w:div>
      </w:divsChild>
    </w:div>
    <w:div w:id="1231189301">
      <w:bodyDiv w:val="1"/>
      <w:marLeft w:val="0"/>
      <w:marRight w:val="0"/>
      <w:marTop w:val="0"/>
      <w:marBottom w:val="0"/>
      <w:divBdr>
        <w:top w:val="none" w:sz="0" w:space="0" w:color="auto"/>
        <w:left w:val="none" w:sz="0" w:space="0" w:color="auto"/>
        <w:bottom w:val="none" w:sz="0" w:space="0" w:color="auto"/>
        <w:right w:val="none" w:sz="0" w:space="0" w:color="auto"/>
      </w:divBdr>
    </w:div>
    <w:div w:id="1233588732">
      <w:bodyDiv w:val="1"/>
      <w:marLeft w:val="0"/>
      <w:marRight w:val="0"/>
      <w:marTop w:val="0"/>
      <w:marBottom w:val="0"/>
      <w:divBdr>
        <w:top w:val="none" w:sz="0" w:space="0" w:color="auto"/>
        <w:left w:val="none" w:sz="0" w:space="0" w:color="auto"/>
        <w:bottom w:val="none" w:sz="0" w:space="0" w:color="auto"/>
        <w:right w:val="none" w:sz="0" w:space="0" w:color="auto"/>
      </w:divBdr>
    </w:div>
    <w:div w:id="1643542648">
      <w:bodyDiv w:val="1"/>
      <w:marLeft w:val="0"/>
      <w:marRight w:val="0"/>
      <w:marTop w:val="0"/>
      <w:marBottom w:val="0"/>
      <w:divBdr>
        <w:top w:val="none" w:sz="0" w:space="0" w:color="auto"/>
        <w:left w:val="none" w:sz="0" w:space="0" w:color="auto"/>
        <w:bottom w:val="none" w:sz="0" w:space="0" w:color="auto"/>
        <w:right w:val="none" w:sz="0" w:space="0" w:color="auto"/>
      </w:divBdr>
    </w:div>
    <w:div w:id="208248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nafa.nu/"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package" Target="embeddings/Microsoft_Word_Document.docx"/><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dasera.dk" TargetMode="External"/><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https://www.oecd.org/PISA/" TargetMode="External"/><Relationship Id="rId23" Type="http://schemas.openxmlformats.org/officeDocument/2006/relationships/hyperlink" Target="https://cmap.ihmc.us/" TargetMode="External"/><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1">
  <a:themeElements>
    <a:clrScheme name="NAFA">
      <a:dk1>
        <a:srgbClr val="29462B"/>
      </a:dk1>
      <a:lt1>
        <a:sysClr val="window" lastClr="FFFFFF"/>
      </a:lt1>
      <a:dk2>
        <a:srgbClr val="29462B"/>
      </a:dk2>
      <a:lt2>
        <a:srgbClr val="F8F8F8"/>
      </a:lt2>
      <a:accent1>
        <a:srgbClr val="29462B"/>
      </a:accent1>
      <a:accent2>
        <a:srgbClr val="1D5236"/>
      </a:accent2>
      <a:accent3>
        <a:srgbClr val="2F8356"/>
      </a:accent3>
      <a:accent4>
        <a:srgbClr val="5CC48D"/>
      </a:accent4>
      <a:accent5>
        <a:srgbClr val="DEF3E8"/>
      </a:accent5>
      <a:accent6>
        <a:srgbClr val="4D4D4D"/>
      </a:accent6>
      <a:hlink>
        <a:srgbClr val="5F5F5F"/>
      </a:hlink>
      <a:folHlink>
        <a:srgbClr val="919191"/>
      </a:folHlink>
    </a:clrScheme>
    <a:fontScheme name="K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tx1"/>
        </a:solidFill>
        <a:ln>
          <a:solidFill>
            <a:schemeClr val="tx1"/>
          </a:solidFill>
        </a:ln>
        <a:effectLst/>
      </a:spPr>
      <a:bodyPr rtlCol="0" anchor="ctr"/>
      <a:lstStyle>
        <a:defPPr algn="ctr">
          <a:defRPr dirty="0" err="1"/>
        </a:defPPr>
      </a:lstStyle>
      <a:style>
        <a:lnRef idx="1">
          <a:schemeClr val="accent1"/>
        </a:lnRef>
        <a:fillRef idx="3">
          <a:schemeClr val="accent1"/>
        </a:fillRef>
        <a:effectRef idx="2">
          <a:schemeClr val="accent1"/>
        </a:effectRef>
        <a:fontRef idx="minor">
          <a:schemeClr val="lt1"/>
        </a:fontRef>
      </a:style>
    </a:spDef>
    <a:lnDef>
      <a:spPr>
        <a:ln w="9525">
          <a:solidFill>
            <a:srgbClr val="192337"/>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sz="1600" b="1" noProof="0" dirty="0">
            <a:solidFill>
              <a:schemeClr val="bg1"/>
            </a:solidFill>
            <a:latin typeface="+mn-lt"/>
            <a:cs typeface="Arial Bold"/>
          </a:defRPr>
        </a:defPPr>
      </a:lstStyle>
    </a:txDef>
  </a:objectDefaults>
  <a:extraClrSchemeLst/>
  <a:extLst>
    <a:ext uri="{05A4C25C-085E-4340-85A3-A5531E510DB2}">
      <thm15:themeFamily xmlns:thm15="http://schemas.microsoft.com/office/thememl/2012/main" name="Tema1" id="{470E2E57-F275-4C75-8C81-B4526B52BEED}" vid="{065FD71A-42B9-4E47-A197-698A63DC238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C393FFC898734AA513309E28FC7E47" ma:contentTypeVersion="16" ma:contentTypeDescription="Opret et nyt dokument." ma:contentTypeScope="" ma:versionID="069fb5a8cf5b112dc4c5182dce925a57">
  <xsd:schema xmlns:xsd="http://www.w3.org/2001/XMLSchema" xmlns:xs="http://www.w3.org/2001/XMLSchema" xmlns:p="http://schemas.microsoft.com/office/2006/metadata/properties" xmlns:ns1="http://schemas.microsoft.com/sharepoint/v3" xmlns:ns3="f616c6f9-a07c-4a14-a0b3-56a684a0ccf0" xmlns:ns4="002139ea-1568-4d6b-a978-fb671a1b119e" targetNamespace="http://schemas.microsoft.com/office/2006/metadata/properties" ma:root="true" ma:fieldsID="94645c55f74eb47e2e255f6d49f40401" ns1:_="" ns3:_="" ns4:_="">
    <xsd:import namespace="http://schemas.microsoft.com/sharepoint/v3"/>
    <xsd:import namespace="f616c6f9-a07c-4a14-a0b3-56a684a0ccf0"/>
    <xsd:import namespace="002139ea-1568-4d6b-a978-fb671a1b11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1:_ip_UnifiedCompliancePolicyProperties" minOccurs="0"/>
                <xsd:element ref="ns1:_ip_UnifiedCompliancePolicyUIAc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Egenskaber for Unified Compliance Policy" ma:description="" ma:hidden="true" ma:internalName="_ip_UnifiedCompliancePolicyProperties">
      <xsd:simpleType>
        <xsd:restriction base="dms:Note"/>
      </xsd:simpleType>
    </xsd:element>
    <xsd:element name="_ip_UnifiedCompliancePolicyUIAction" ma:index="17" nillable="true" ma:displayName="Handling for Unified Compliance Policy-grænseflade"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16c6f9-a07c-4a14-a0b3-56a684a0ccf0" elementFormDefault="qualified">
    <xsd:import namespace="http://schemas.microsoft.com/office/2006/documentManagement/types"/>
    <xsd:import namespace="http://schemas.microsoft.com/office/infopath/2007/PartnerControls"/>
    <xsd:element name="SharedWithUsers" ma:index="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element name="SharingHintHash" ma:index="10" nillable="true" ma:displayName="Hashværdi for deling"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2139ea-1568-4d6b-a978-fb671a1b119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B6105-A850-4836-9075-1C8D26F3CE02}">
  <ds:schemaRefs>
    <ds:schemaRef ds:uri="http://schemas.microsoft.com/sharepoint/v3/contenttype/forms"/>
  </ds:schemaRefs>
</ds:datastoreItem>
</file>

<file path=customXml/itemProps2.xml><?xml version="1.0" encoding="utf-8"?>
<ds:datastoreItem xmlns:ds="http://schemas.openxmlformats.org/officeDocument/2006/customXml" ds:itemID="{BBB12A37-4CDC-43E2-A860-3244635800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616c6f9-a07c-4a14-a0b3-56a684a0ccf0"/>
    <ds:schemaRef ds:uri="002139ea-1568-4d6b-a978-fb671a1b11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07081D-66DF-41E7-BA38-FD57B1D23988}">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1CB4B16-FCB5-4CB7-94DF-736CA4D7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6450</Words>
  <Characters>36770</Characters>
  <Application>Microsoft Office Word</Application>
  <DocSecurity>0</DocSecurity>
  <Lines>306</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Rapportskabelon KP Rød</vt:lpstr>
      <vt:lpstr>Rapportskabelon KP Rød</vt:lpstr>
    </vt:vector>
  </TitlesOfParts>
  <Company>Professionshøjskolen Metropol</Company>
  <LinksUpToDate>false</LinksUpToDate>
  <CharactersWithSpaces>43134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Rapportskabelon KP Rød</dc:title>
  <dc:subject/>
  <dc:creator>Peter Hedekjær</dc:creator>
  <cp:keywords/>
  <dc:description/>
  <cp:lastModifiedBy>Jesper Bruun</cp:lastModifiedBy>
  <cp:revision>2</cp:revision>
  <cp:lastPrinted>2016-12-02T09:26:00Z</cp:lastPrinted>
  <dcterms:created xsi:type="dcterms:W3CDTF">2022-06-12T17:23:00Z</dcterms:created>
  <dcterms:modified xsi:type="dcterms:W3CDTF">2022-06-12T17:23:00Z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ShowDocumentInfo">
    <vt:lpwstr>True</vt:lpwstr>
  </property>
  <property fmtid="{D5CDD505-2E9C-101B-9397-08002B2CF9AE}" pid="3" name="SD_BrandingGraphicBehavior">
    <vt:lpwstr>Report</vt:lpwstr>
  </property>
  <property fmtid="{D5CDD505-2E9C-101B-9397-08002B2CF9AE}" pid="4" name="ContentRemapped">
    <vt:lpwstr>true</vt:lpwstr>
  </property>
  <property fmtid="{D5CDD505-2E9C-101B-9397-08002B2CF9AE}" pid="5" name="CustomerId">
    <vt:lpwstr>kph</vt:lpwstr>
  </property>
  <property fmtid="{D5CDD505-2E9C-101B-9397-08002B2CF9AE}" pid="6" name="TemplateId">
    <vt:lpwstr>637152966702947241</vt:lpwstr>
  </property>
  <property fmtid="{D5CDD505-2E9C-101B-9397-08002B2CF9AE}" pid="7" name="UserProfileId">
    <vt:lpwstr>636852183083468657</vt:lpwstr>
  </property>
  <property fmtid="{D5CDD505-2E9C-101B-9397-08002B2CF9AE}" pid="8" name="ContentTypeId">
    <vt:lpwstr>0x01010082C393FFC898734AA513309E28FC7E47</vt:lpwstr>
  </property>
  <property fmtid="{D5CDD505-2E9C-101B-9397-08002B2CF9AE}" pid="9" name="sdDocumentDate">
    <vt:lpwstr>44670</vt:lpwstr>
  </property>
  <property fmtid="{D5CDD505-2E9C-101B-9397-08002B2CF9AE}" pid="10" name="SD_IntegrationInfoAdded">
    <vt:bool>true</vt:bool>
  </property>
</Properties>
</file>